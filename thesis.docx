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446BB" w14:textId="77777777" w:rsidR="00897A2D" w:rsidRDefault="00FA3778" w:rsidP="00D2410B">
      <w:pPr>
        <w:pStyle w:val="1"/>
        <w:spacing w:line="480" w:lineRule="auto"/>
        <w:jc w:val="center"/>
        <w:rPr>
          <w:rFonts w:ascii="Times New Roman" w:hAnsi="Times New Roman" w:cs="Times New Roman"/>
          <w:sz w:val="24"/>
          <w:szCs w:val="24"/>
        </w:rPr>
      </w:pPr>
      <w:bookmarkStart w:id="0" w:name="OLE_LINK3"/>
      <w:r w:rsidRPr="00975C28">
        <w:rPr>
          <w:rFonts w:ascii="Times New Roman" w:hAnsi="Times New Roman" w:cs="Times New Roman"/>
          <w:sz w:val="24"/>
          <w:szCs w:val="24"/>
        </w:rPr>
        <w:t>Introduction</w:t>
      </w:r>
    </w:p>
    <w:bookmarkEnd w:id="0"/>
    <w:p w14:paraId="3BB83D77" w14:textId="198BF794" w:rsidR="004362E8" w:rsidRDefault="004362E8" w:rsidP="00D2410B">
      <w:pPr>
        <w:pStyle w:val="af7"/>
        <w:spacing w:before="0" w:beforeAutospacing="0" w:after="0" w:afterAutospacing="0" w:line="480" w:lineRule="auto"/>
        <w:rPr>
          <w:rFonts w:ascii="Times New Roman" w:hAnsi="Times New Roman" w:cs="Times New Roman"/>
        </w:rPr>
      </w:pPr>
      <w:commentRangeStart w:id="1"/>
      <w:r>
        <w:rPr>
          <w:rFonts w:ascii="Times New Roman" w:hAnsi="Times New Roman" w:cs="Times New Roman"/>
        </w:rPr>
        <w:tab/>
      </w:r>
      <w:r w:rsidR="00FA62C1">
        <w:rPr>
          <w:rFonts w:ascii="Times New Roman" w:hAnsi="Times New Roman" w:cs="Times New Roman"/>
        </w:rPr>
        <w:t xml:space="preserve">In recent years, a growing number of psychologists </w:t>
      </w:r>
      <w:r w:rsidR="00FD4630">
        <w:rPr>
          <w:rFonts w:ascii="Times New Roman" w:hAnsi="Times New Roman" w:cs="Times New Roman"/>
        </w:rPr>
        <w:t xml:space="preserve">argue that the “replication crisis” is not simply due to </w:t>
      </w:r>
      <w:r w:rsidR="00037279">
        <w:rPr>
          <w:rFonts w:ascii="Times New Roman" w:hAnsi="Times New Roman" w:cs="Times New Roman"/>
        </w:rPr>
        <w:t xml:space="preserve">problematic practice in methods, but stem from the </w:t>
      </w:r>
      <w:r w:rsidR="00C76195">
        <w:rPr>
          <w:rFonts w:ascii="Times New Roman" w:hAnsi="Times New Roman" w:cs="Times New Roman"/>
        </w:rPr>
        <w:t xml:space="preserve">poor quality of psychological theories </w:t>
      </w:r>
      <w:r w:rsidR="00BB3838">
        <w:rPr>
          <w:rFonts w:ascii="Times New Roman" w:hAnsi="Times New Roman" w:cs="Times New Roman"/>
        </w:rPr>
        <w:fldChar w:fldCharType="begin"/>
      </w:r>
      <w:r w:rsidR="00FB16D0">
        <w:rPr>
          <w:rFonts w:ascii="Times New Roman" w:hAnsi="Times New Roman" w:cs="Times New Roman"/>
        </w:rPr>
        <w:instrText xml:space="preserve"> ADDIN ZOTERO_ITEM CSL_CITATION {"citationID":"5eED8fW9","properties":{"formattedCitation":"(Borsboom, 2013; Oberauer &amp; Lewandowsky, 2019; Smaldino, 2019)","plainCitation":"(Borsboom, 2013; Oberauer &amp; Lewandowsky, 2019; Smaldino, 2019)","dontUpdate":true,"noteIndex":0},"citationItems":[{"id":25786,"uris":["http://zotero.org/users/5418352/items/6Z2Q4IAL"],"uri":["http://zotero.org/users/5418352/items/6Z2Q4IAL"],"itemData":{"id":25786,"type":"webpage","title":"Open Science Collaboration Blog · Theoretical Amnesia","URL":"http://osc.centerforopenscience.org/2013/11/20/theoretical-amnesia/","author":[{"family":"Borsboom","given":"D"}],"accessed":{"date-parts":[["2022",1,9]]},"issued":{"date-parts":[["2013"]]},"citation-key":"borsboomOpenScienceCollaboration2013"}},{"id":24911,"uris":["http://zotero.org/users/5418352/items/WIP6C996"],"uri":["http://zotero.org/users/5418352/items/WIP6C996"],"itemData":{"id":24911,"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Review","DOI":"10.3758/s13423-019-01645-2","ISSN":"1069-9384, 1531-5320","issue":"5","journalAbbreviation":"Psychon Bull Rev","language":"en","page":"1596-1618","source":"DOI.org (Crossref)","title":"Addressing the theory crisis in psychology","volume":"26","author":[{"family":"Oberauer","given":"Klaus"},{"family":"Lewandowsky","given":"Stephan"}],"issued":{"date-parts":[["2019",10]]},"citation-key":"oberauerAddressingTheoryCrisis2019"}},{"id":25798,"uris":["http://zotero.org/users/5418352/items/9QK5274R"],"uri":["http://zotero.org/users/5418352/items/9QK5274R"],"itemData":{"id":25798,"type":"webpage","title":"Better methods can’t make up for mediocre theory","URL":"https://www.nature.com/articles/d41586-019-03350-5","author":[{"family":"Smaldino","given":"P."}],"accessed":{"date-parts":[["2022",1,9]]},"issued":{"date-parts":[["2019"]]},"citation-key":"smaldinoBetterMethodsCan2019"}}],"schema":"https://github.com/citation-style-language/schema/raw/master/csl-citation.json"} </w:instrText>
      </w:r>
      <w:r w:rsidR="00BB3838">
        <w:rPr>
          <w:rFonts w:ascii="Times New Roman" w:hAnsi="Times New Roman" w:cs="Times New Roman"/>
        </w:rPr>
        <w:fldChar w:fldCharType="separate"/>
      </w:r>
      <w:r w:rsidR="00BB3838" w:rsidRPr="00BB3838">
        <w:rPr>
          <w:rFonts w:ascii="Times New Roman" w:hAnsi="Times New Roman" w:cs="Times New Roman"/>
        </w:rPr>
        <w:t>(</w:t>
      </w:r>
      <w:r w:rsidR="00BB3838">
        <w:rPr>
          <w:rFonts w:ascii="Times New Roman" w:hAnsi="Times New Roman" w:cs="Times New Roman"/>
        </w:rPr>
        <w:t xml:space="preserve">e.g., </w:t>
      </w:r>
      <w:r w:rsidR="00BB3838" w:rsidRPr="00BB3838">
        <w:rPr>
          <w:rFonts w:ascii="Times New Roman" w:hAnsi="Times New Roman" w:cs="Times New Roman"/>
        </w:rPr>
        <w:t>Borsboom, 2013; Oberauer &amp; Lewandowsky, 2019; Smaldino, 2019)</w:t>
      </w:r>
      <w:r w:rsidR="00BB3838">
        <w:rPr>
          <w:rFonts w:ascii="Times New Roman" w:hAnsi="Times New Roman" w:cs="Times New Roman"/>
        </w:rPr>
        <w:fldChar w:fldCharType="end"/>
      </w:r>
      <w:r w:rsidR="00BB3838">
        <w:rPr>
          <w:rFonts w:ascii="Times New Roman" w:hAnsi="Times New Roman" w:cs="Times New Roman"/>
        </w:rPr>
        <w:t xml:space="preserve">. </w:t>
      </w:r>
      <w:r w:rsidR="00CF0731">
        <w:rPr>
          <w:rFonts w:ascii="Times New Roman" w:hAnsi="Times New Roman" w:cs="Times New Roman"/>
        </w:rPr>
        <w:t>P</w:t>
      </w:r>
      <w:r w:rsidR="00E469F8">
        <w:rPr>
          <w:rFonts w:ascii="Times New Roman" w:hAnsi="Times New Roman" w:cs="Times New Roman"/>
        </w:rPr>
        <w:t xml:space="preserve">sychological theories are often </w:t>
      </w:r>
      <w:r w:rsidR="004A120F">
        <w:rPr>
          <w:rFonts w:ascii="Times New Roman" w:hAnsi="Times New Roman" w:cs="Times New Roman"/>
        </w:rPr>
        <w:t xml:space="preserve">formulated in verbal and </w:t>
      </w:r>
      <w:r w:rsidR="004F00E8">
        <w:rPr>
          <w:rFonts w:ascii="Times New Roman" w:hAnsi="Times New Roman" w:cs="Times New Roman"/>
        </w:rPr>
        <w:t xml:space="preserve"> vague</w:t>
      </w:r>
      <w:r w:rsidR="004A120F">
        <w:rPr>
          <w:rFonts w:ascii="Times New Roman" w:hAnsi="Times New Roman" w:cs="Times New Roman"/>
        </w:rPr>
        <w:t>.</w:t>
      </w:r>
      <w:r w:rsidR="004F00E8">
        <w:rPr>
          <w:rFonts w:ascii="Times New Roman" w:hAnsi="Times New Roman" w:cs="Times New Roman"/>
        </w:rPr>
        <w:t xml:space="preserve"> </w:t>
      </w:r>
      <w:ins w:id="2" w:author="JiaLi" w:date="2022-01-10T12:09:00Z">
        <w:r w:rsidR="005A703F">
          <w:rPr>
            <w:rFonts w:ascii="Times New Roman" w:hAnsi="Times New Roman" w:cs="Times New Roman" w:hint="eastAsia"/>
          </w:rPr>
          <w:t>T</w:t>
        </w:r>
      </w:ins>
      <w:ins w:id="3" w:author="JiaLi" w:date="2022-01-09T23:32:00Z">
        <w:r w:rsidR="004A120F">
          <w:rPr>
            <w:rFonts w:ascii="Times New Roman" w:hAnsi="Times New Roman" w:cs="Times New Roman"/>
          </w:rPr>
          <w:t>h</w:t>
        </w:r>
      </w:ins>
      <w:ins w:id="4" w:author="JiaLi" w:date="2022-01-09T23:34:00Z">
        <w:r w:rsidR="00980E12">
          <w:rPr>
            <w:rFonts w:ascii="Times New Roman" w:hAnsi="Times New Roman" w:cs="Times New Roman"/>
          </w:rPr>
          <w:t>is</w:t>
        </w:r>
      </w:ins>
      <w:ins w:id="5" w:author="JiaLi" w:date="2022-01-10T12:09:00Z">
        <w:r w:rsidR="005A703F">
          <w:rPr>
            <w:rFonts w:ascii="Times New Roman" w:hAnsi="Times New Roman" w:cs="Times New Roman"/>
          </w:rPr>
          <w:t xml:space="preserve"> vagueness</w:t>
        </w:r>
      </w:ins>
      <w:ins w:id="6" w:author="JiaLi" w:date="2022-01-09T23:34:00Z">
        <w:r w:rsidR="00980E12">
          <w:rPr>
            <w:rFonts w:ascii="Times New Roman" w:hAnsi="Times New Roman" w:cs="Times New Roman"/>
          </w:rPr>
          <w:t xml:space="preserve"> </w:t>
        </w:r>
      </w:ins>
      <w:ins w:id="7" w:author="JiaLi" w:date="2022-01-10T12:09:00Z">
        <w:r w:rsidR="005A703F">
          <w:rPr>
            <w:rFonts w:ascii="Times New Roman" w:hAnsi="Times New Roman" w:cs="Times New Roman"/>
          </w:rPr>
          <w:t>leave</w:t>
        </w:r>
      </w:ins>
      <w:ins w:id="8" w:author="JiaLi" w:date="2022-01-09T23:35:00Z">
        <w:r w:rsidR="00980E12">
          <w:rPr>
            <w:rFonts w:ascii="Times New Roman" w:hAnsi="Times New Roman" w:cs="Times New Roman"/>
          </w:rPr>
          <w:t>s</w:t>
        </w:r>
      </w:ins>
      <w:ins w:id="9" w:author="JiaLi" w:date="2022-01-10T12:09:00Z">
        <w:r w:rsidR="005A703F">
          <w:rPr>
            <w:rFonts w:ascii="Times New Roman" w:hAnsi="Times New Roman" w:cs="Times New Roman"/>
          </w:rPr>
          <w:t xml:space="preserve"> room for</w:t>
        </w:r>
      </w:ins>
      <w:ins w:id="10" w:author="JiaLi" w:date="2022-01-09T23:35:00Z">
        <w:r w:rsidR="00980E12">
          <w:rPr>
            <w:rFonts w:ascii="Times New Roman" w:hAnsi="Times New Roman" w:cs="Times New Roman"/>
          </w:rPr>
          <w:t xml:space="preserve"> researchers </w:t>
        </w:r>
      </w:ins>
      <w:ins w:id="11" w:author="JiaLi" w:date="2022-01-10T12:10:00Z">
        <w:r w:rsidR="005A703F">
          <w:rPr>
            <w:rFonts w:ascii="Times New Roman" w:hAnsi="Times New Roman" w:cs="Times New Roman"/>
          </w:rPr>
          <w:t xml:space="preserve">to </w:t>
        </w:r>
      </w:ins>
      <w:ins w:id="12" w:author="JiaLi" w:date="2022-01-09T23:35:00Z">
        <w:r w:rsidR="00980E12">
          <w:rPr>
            <w:rFonts w:ascii="Times New Roman" w:hAnsi="Times New Roman" w:cs="Times New Roman"/>
          </w:rPr>
          <w:t>flexibility to change theories,</w:t>
        </w:r>
      </w:ins>
      <w:r w:rsidR="00CF0731">
        <w:rPr>
          <w:rFonts w:ascii="Times New Roman" w:hAnsi="Times New Roman" w:cs="Times New Roman"/>
        </w:rPr>
        <w:t xml:space="preserve"> </w:t>
      </w:r>
      <w:r w:rsidR="002E3634">
        <w:rPr>
          <w:rFonts w:ascii="Times New Roman" w:hAnsi="Times New Roman" w:cs="Times New Roman"/>
        </w:rPr>
        <w:t xml:space="preserve">making </w:t>
      </w:r>
      <w:r w:rsidR="00A4349B">
        <w:rPr>
          <w:rFonts w:ascii="Times New Roman" w:hAnsi="Times New Roman" w:cs="Times New Roman"/>
        </w:rPr>
        <w:t xml:space="preserve">the theories almost immune from testing </w:t>
      </w:r>
      <w:r w:rsidR="002E3634">
        <w:rPr>
          <w:rFonts w:ascii="Times New Roman" w:hAnsi="Times New Roman" w:cs="Times New Roman"/>
        </w:rPr>
        <w:fldChar w:fldCharType="begin"/>
      </w:r>
      <w:r w:rsidR="00FB16D0">
        <w:rPr>
          <w:rFonts w:ascii="Times New Roman" w:hAnsi="Times New Roman" w:cs="Times New Roman"/>
        </w:rPr>
        <w:instrText xml:space="preserve"> ADDIN ZOTERO_ITEM CSL_CITATION {"citationID":"MkBcKpOB","properties":{"formattedCitation":"(Oberauer &amp; Lewandowsky, 2019; Robinaugh et al., 2021)","plainCitation":"(Oberauer &amp; Lewandowsky, 2019; Robinaugh et al., 2021)","dontUpdate":true,"noteIndex":0},"citationItems":[{"id":24911,"uris":["http://zotero.org/users/5418352/items/WIP6C996"],"uri":["http://zotero.org/users/5418352/items/WIP6C996"],"itemData":{"id":24911,"type":"article-journal","abstract":"A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Review","DOI":"10.3758/s13423-019-01645-2","ISSN":"1069-9384, 1531-5320","issue":"5","journalAbbreviation":"Psychon Bull Rev","language":"en","page":"1596-1618","source":"DOI.org (Crossref)","title":"Addressing the theory crisis in psychology","volume":"26","author":[{"family":"Oberauer","given":"Klaus"},{"family":"Lewandowsky","given":"Stephan"}],"issued":{"date-parts":[["2019",10]]},"citation-key":"oberauerAddressingTheoryCrisis2019"}},{"id":25547,"uris":["http://zotero.org/users/5418352/items/XDZXB7W9"],"uri":["http://zotero.org/users/5418352/items/XDZXB7W9"],"itemData":{"id":25547,"type":"article-journal","archive_location":"WOS:000620012500001","container-title":"PERSPECTIVES ON PSYCHOLOGICAL SCIENCE","DOI":"10.1177/1745691620974697","ISSN":"1745-6916","issue":"4","note":"tex.ids= robinaughInvisibleHandsFine","page":"725-743","title":"Invisible Hands and Fine Calipers: A Call to Use Formal Theory as a Toolkit for Theory Construction","volume":"16","author":[{"family":"Robinaugh","given":"DJ"},{"family":"Haslbeck","given":"JMB"},{"family":"Ryan","given":"O"},{"family":"Fried","given":"EI"},{"family":"Waldorp","given":"LJ"}],"issued":{"date-parts":[["2021",7]]},"citation-key":"robinaughInvisibleHandsFine2021"}}],"schema":"https://github.com/citation-style-language/schema/raw/master/csl-citation.json"} </w:instrText>
      </w:r>
      <w:r w:rsidR="002E3634">
        <w:rPr>
          <w:rFonts w:ascii="Times New Roman" w:hAnsi="Times New Roman" w:cs="Times New Roman"/>
        </w:rPr>
        <w:fldChar w:fldCharType="separate"/>
      </w:r>
      <w:r w:rsidR="002E3634" w:rsidRPr="00080F1D">
        <w:rPr>
          <w:rFonts w:ascii="Times New Roman" w:hAnsi="Times New Roman" w:cs="Times New Roman"/>
        </w:rPr>
        <w:t>(Oberauer &amp; Lewandowsky, 2019)</w:t>
      </w:r>
      <w:r w:rsidR="002E3634">
        <w:rPr>
          <w:rFonts w:ascii="Times New Roman" w:hAnsi="Times New Roman" w:cs="Times New Roman"/>
        </w:rPr>
        <w:fldChar w:fldCharType="end"/>
      </w:r>
      <w:r w:rsidR="00080F1D">
        <w:rPr>
          <w:rFonts w:ascii="Times New Roman" w:hAnsi="Times New Roman" w:cs="Times New Roman"/>
        </w:rPr>
        <w:t>.</w:t>
      </w:r>
      <w:r w:rsidR="002E3634">
        <w:rPr>
          <w:rFonts w:ascii="Times New Roman" w:hAnsi="Times New Roman" w:cs="Times New Roman"/>
        </w:rPr>
        <w:t xml:space="preserve"> </w:t>
      </w:r>
      <w:r w:rsidR="00080F1D">
        <w:rPr>
          <w:rFonts w:ascii="Times New Roman" w:hAnsi="Times New Roman" w:cs="Times New Roman"/>
        </w:rPr>
        <w:t>Computational modeling is believed to be a candidate solution of this “theory crisis</w:t>
      </w:r>
      <w:r w:rsidR="00FB16D0">
        <w:rPr>
          <w:rFonts w:ascii="Times New Roman" w:hAnsi="Times New Roman" w:cs="Times New Roman"/>
        </w:rPr>
        <w:t xml:space="preserve">” </w:t>
      </w:r>
      <w:r w:rsidR="00FB16D0">
        <w:rPr>
          <w:rFonts w:ascii="Times New Roman" w:hAnsi="Times New Roman" w:cs="Times New Roman"/>
        </w:rPr>
        <w:fldChar w:fldCharType="begin"/>
      </w:r>
      <w:r w:rsidR="00FB16D0">
        <w:rPr>
          <w:rFonts w:ascii="Times New Roman" w:hAnsi="Times New Roman" w:cs="Times New Roman"/>
        </w:rPr>
        <w:instrText xml:space="preserve"> ADDIN ZOTERO_ITEM CSL_CITATION {"citationID":"Be32Z5Mu","properties":{"formattedCitation":"(Oberauer &amp; Lewandowsky, 2019; Robinaugh et al., 2021)","plainCitation":"(Oberauer &amp; Lewandowsky, 2019; Robinaugh et al., 2021)","noteIndex":0},"citationItems":[{"id":24911,"uris":["http://zotero.org/users/5418352/items/WIP6C996"],"uri":["http://zotero.org/users/5418352/items/WIP6C996"],"itemData":{"id":24911,"type":"article-journal","abstract":"A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Review","DOI":"10.3758/s13423-019-01645-2","ISSN":"1069-9384, 1531-5320","issue":"5","journalAbbreviation":"Psychon Bull Rev","language":"en","page":"1596-1618","source":"DOI.org (Crossref)","title":"Addressing the theory crisis in psychology","volume":"26","author":[{"family":"Oberauer","given":"Klaus"},{"family":"Lewandowsky","given":"Stephan"}],"issued":{"date-parts":[["2019",10]]},"citation-key":"oberauerAddressingTheoryCrisis2019"}},{"id":25547,"uris":["http://zotero.org/users/5418352/items/XDZXB7W9"],"uri":["http://zotero.org/users/5418352/items/XDZXB7W9"],"itemData":{"id":25547,"type":"article-journal","archive_location":"WOS:000620012500001","container-title":"PERSPECTIVES ON PSYCHOLOGICAL SCIENCE","DOI":"10.1177/1745691620974697","ISSN":"1745-6916","issue":"4","note":"tex.ids= robinaughInvisibleHandsFine","page":"725-743","title":"Invisible Hands and Fine Calipers: A Call to Use Formal Theory as a Toolkit for Theory Construction","volume":"16","author":[{"family":"Robinaugh","given":"DJ"},{"family":"Haslbeck","given":"JMB"},{"family":"Ryan","given":"O"},{"family":"Fried","given":"EI"},{"family":"Waldorp","given":"LJ"}],"issued":{"date-parts":[["2021",7]]},"citation-key":"robinaughInvisibleHandsFine2021"}}],"schema":"https://github.com/citation-style-language/schema/raw/master/csl-citation.json"} </w:instrText>
      </w:r>
      <w:r w:rsidR="00FB16D0">
        <w:rPr>
          <w:rFonts w:ascii="Times New Roman" w:hAnsi="Times New Roman" w:cs="Times New Roman"/>
        </w:rPr>
        <w:fldChar w:fldCharType="separate"/>
      </w:r>
      <w:r w:rsidR="00FB16D0" w:rsidRPr="00FB16D0">
        <w:rPr>
          <w:rFonts w:ascii="Times New Roman" w:hAnsi="Times New Roman" w:cs="Times New Roman"/>
        </w:rPr>
        <w:t>(Oberauer &amp; Lewandowsky, 2019; Robinaugh et al., 2021)</w:t>
      </w:r>
      <w:r w:rsidR="00FB16D0">
        <w:rPr>
          <w:rFonts w:ascii="Times New Roman" w:hAnsi="Times New Roman" w:cs="Times New Roman"/>
        </w:rPr>
        <w:fldChar w:fldCharType="end"/>
      </w:r>
      <w:r w:rsidR="00080F1D">
        <w:rPr>
          <w:rFonts w:ascii="Times New Roman" w:hAnsi="Times New Roman" w:cs="Times New Roman"/>
        </w:rPr>
        <w:t>.</w:t>
      </w:r>
      <w:r w:rsidR="00D301EA">
        <w:rPr>
          <w:rFonts w:ascii="Times New Roman" w:hAnsi="Times New Roman" w:cs="Times New Roman"/>
        </w:rPr>
        <w:t xml:space="preserve"> </w:t>
      </w:r>
      <w:r w:rsidR="009C47B1">
        <w:rPr>
          <w:rFonts w:ascii="Times New Roman" w:hAnsi="Times New Roman" w:cs="Times New Roman"/>
        </w:rPr>
        <w:t xml:space="preserve">By </w:t>
      </w:r>
      <w:r w:rsidR="00D301EA">
        <w:rPr>
          <w:rFonts w:ascii="Times New Roman" w:hAnsi="Times New Roman" w:cs="Times New Roman"/>
        </w:rPr>
        <w:t>instantiat</w:t>
      </w:r>
      <w:r w:rsidR="009C47B1">
        <w:rPr>
          <w:rFonts w:ascii="Times New Roman" w:hAnsi="Times New Roman" w:cs="Times New Roman"/>
        </w:rPr>
        <w:t>ing theories</w:t>
      </w:r>
      <w:r w:rsidR="00D301EA">
        <w:rPr>
          <w:rFonts w:ascii="Times New Roman" w:hAnsi="Times New Roman" w:cs="Times New Roman"/>
        </w:rPr>
        <w:t xml:space="preserve"> into computational models</w:t>
      </w:r>
      <w:r w:rsidR="009C47B1">
        <w:rPr>
          <w:rFonts w:ascii="Times New Roman" w:hAnsi="Times New Roman" w:cs="Times New Roman"/>
        </w:rPr>
        <w:t>,</w:t>
      </w:r>
      <w:r w:rsidR="00D301EA">
        <w:rPr>
          <w:rFonts w:ascii="Times New Roman" w:hAnsi="Times New Roman" w:cs="Times New Roman"/>
        </w:rPr>
        <w:t xml:space="preserve"> </w:t>
      </w:r>
      <w:r w:rsidR="009C47B1">
        <w:rPr>
          <w:rFonts w:ascii="Times New Roman" w:hAnsi="Times New Roman" w:cs="Times New Roman"/>
        </w:rPr>
        <w:t>precision predictions can be made for experiments.</w:t>
      </w:r>
      <w:r w:rsidR="00B11E5A">
        <w:rPr>
          <w:rFonts w:ascii="Times New Roman" w:hAnsi="Times New Roman" w:cs="Times New Roman"/>
        </w:rPr>
        <w:t xml:space="preserve"> I</w:t>
      </w:r>
      <w:r w:rsidR="00B11E5A">
        <w:rPr>
          <w:rFonts w:ascii="Times New Roman" w:hAnsi="Times New Roman" w:cs="Times New Roman" w:hint="eastAsia"/>
        </w:rPr>
        <w:t>f</w:t>
      </w:r>
      <w:r w:rsidR="00B11E5A">
        <w:rPr>
          <w:rFonts w:ascii="Times New Roman" w:hAnsi="Times New Roman" w:cs="Times New Roman"/>
        </w:rPr>
        <w:t xml:space="preserve"> the predictions </w:t>
      </w:r>
      <w:r w:rsidR="00384C36">
        <w:rPr>
          <w:rFonts w:ascii="Times New Roman" w:hAnsi="Times New Roman" w:cs="Times New Roman"/>
        </w:rPr>
        <w:t>fit the</w:t>
      </w:r>
      <w:r w:rsidR="00B11E5A">
        <w:rPr>
          <w:rFonts w:ascii="Times New Roman" w:hAnsi="Times New Roman" w:cs="Times New Roman"/>
        </w:rPr>
        <w:t xml:space="preserve"> observation</w:t>
      </w:r>
      <w:r w:rsidR="0025582C">
        <w:rPr>
          <w:rFonts w:ascii="Times New Roman" w:hAnsi="Times New Roman" w:cs="Times New Roman"/>
        </w:rPr>
        <w:t>s</w:t>
      </w:r>
      <w:r w:rsidR="00B11E5A">
        <w:rPr>
          <w:rFonts w:ascii="Times New Roman" w:hAnsi="Times New Roman" w:cs="Times New Roman"/>
        </w:rPr>
        <w:t>, the theory is believed to be supported by the observation</w:t>
      </w:r>
      <w:r w:rsidR="0025582C">
        <w:rPr>
          <w:rFonts w:ascii="Times New Roman" w:hAnsi="Times New Roman" w:cs="Times New Roman"/>
        </w:rPr>
        <w:t>s</w:t>
      </w:r>
      <w:r w:rsidR="00B11E5A">
        <w:rPr>
          <w:rFonts w:ascii="Times New Roman" w:hAnsi="Times New Roman" w:cs="Times New Roman"/>
        </w:rPr>
        <w:t>.</w:t>
      </w:r>
      <w:commentRangeEnd w:id="1"/>
      <w:r w:rsidR="00F14CFD">
        <w:rPr>
          <w:rStyle w:val="ad"/>
        </w:rPr>
        <w:commentReference w:id="1"/>
      </w:r>
    </w:p>
    <w:p w14:paraId="5882B624" w14:textId="1F4D5C66" w:rsidR="003370C7" w:rsidRDefault="0025582C" w:rsidP="003370C7">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ab/>
        <w:t xml:space="preserve">However, </w:t>
      </w:r>
      <w:r w:rsidR="00980E12" w:rsidRPr="009C47B1">
        <w:rPr>
          <w:rFonts w:ascii="Times New Roman" w:hAnsi="Times New Roman" w:cs="Times New Roman"/>
        </w:rPr>
        <w:t>a piece of important information</w:t>
      </w:r>
      <w:r w:rsidR="00980E12">
        <w:rPr>
          <w:rFonts w:ascii="Times New Roman" w:hAnsi="Times New Roman" w:cs="Times New Roman"/>
        </w:rPr>
        <w:t xml:space="preserve"> is missed here</w:t>
      </w:r>
      <w:r w:rsidR="00980E12" w:rsidRPr="009C47B1">
        <w:rPr>
          <w:rFonts w:ascii="Times New Roman" w:hAnsi="Times New Roman" w:cs="Times New Roman"/>
        </w:rPr>
        <w:t>: the strength of the support.</w:t>
      </w:r>
      <w:r w:rsidR="00980E12">
        <w:rPr>
          <w:rFonts w:ascii="Times New Roman" w:hAnsi="Times New Roman" w:cs="Times New Roman"/>
        </w:rPr>
        <w:t xml:space="preserve"> </w:t>
      </w:r>
      <w:r w:rsidR="00980E12" w:rsidRPr="009C47B1" w:rsidDel="004A120F">
        <w:rPr>
          <w:rFonts w:ascii="Times New Roman" w:hAnsi="Times New Roman" w:cs="Times New Roman"/>
        </w:rPr>
        <w:t>The strength of the support that a theory gains from an outcome is related to the risk of obtaining that outcome absent the theory</w:t>
      </w:r>
      <w:r w:rsidR="00D46ADA">
        <w:rPr>
          <w:rFonts w:ascii="Times New Roman" w:hAnsi="Times New Roman" w:cs="Times New Roman"/>
        </w:rPr>
        <w:fldChar w:fldCharType="begin"/>
      </w:r>
      <w:r w:rsidR="00D46ADA">
        <w:rPr>
          <w:rFonts w:ascii="Times New Roman" w:hAnsi="Times New Roman" w:cs="Times New Roman"/>
        </w:rPr>
        <w:instrText xml:space="preserve"> ADDIN ZOTERO_ITEM CSL_CITATION {"citationID":"0sedIqCT","properties":{"formattedCitation":"(Meehl, 1990)","plainCitation":"(Meehl, 1990)","noteIndex":0},"citationItems":[{"id":25814,"uris":["http://zotero.org/users/5418352/items/JIDYNAEI"],"uri":["http://zotero.org/users/5418352/items/JIDYNAEI"],"itemData":{"id":25814,"type":"article-journal","container-title":"Psychological Inquiry","DOI":"10.1207/s15327965pli0102_1","ISSN":"1047-840X, 1532-7965","issue":"2","journalAbbreviation":"Psychological Inquiry","language":"en","page":"108-141","source":"DOI.org (Crossref)","title":"Appraising and Amending Theories: The Strategy of Lakatosian Defense and Two Principles that Warrant It","title-short":"Appraising and Amending Theories","volume":"1","author":[{"family":"Meehl","given":"Paul E."}],"issued":{"date-parts":[["1990",4]]},"citation-key":"meehlAppraisingAmendingTheories1990a"}}],"schema":"https://github.com/citation-style-language/schema/raw/master/csl-citation.json"} </w:instrText>
      </w:r>
      <w:r w:rsidR="00D46ADA">
        <w:rPr>
          <w:rFonts w:ascii="Times New Roman" w:hAnsi="Times New Roman" w:cs="Times New Roman"/>
        </w:rPr>
        <w:fldChar w:fldCharType="separate"/>
      </w:r>
      <w:r w:rsidR="00D46ADA" w:rsidRPr="00D46ADA">
        <w:rPr>
          <w:rFonts w:ascii="Times New Roman" w:hAnsi="Times New Roman" w:cs="Times New Roman"/>
        </w:rPr>
        <w:t>(Meehl, 1990)</w:t>
      </w:r>
      <w:r w:rsidR="00D46ADA">
        <w:rPr>
          <w:rFonts w:ascii="Times New Roman" w:hAnsi="Times New Roman" w:cs="Times New Roman"/>
        </w:rPr>
        <w:fldChar w:fldCharType="end"/>
      </w:r>
      <w:r w:rsidR="00FB16D0">
        <w:rPr>
          <w:rFonts w:ascii="Times New Roman" w:hAnsi="Times New Roman" w:cs="Times New Roman"/>
        </w:rPr>
        <w:t>.</w:t>
      </w:r>
      <w:r w:rsidR="00980E12" w:rsidRPr="009C47B1" w:rsidDel="004A120F">
        <w:rPr>
          <w:rFonts w:ascii="Times New Roman" w:hAnsi="Times New Roman" w:cs="Times New Roman"/>
        </w:rPr>
        <w:t xml:space="preserve"> </w:t>
      </w:r>
      <w:r w:rsidR="00980E12" w:rsidRPr="009C47B1">
        <w:rPr>
          <w:rFonts w:ascii="Times New Roman" w:hAnsi="Times New Roman" w:cs="Times New Roman"/>
        </w:rPr>
        <w:t>The riskier of the observation is, the stronger support the observation provides.</w:t>
      </w:r>
      <w:r w:rsidR="00980E12">
        <w:rPr>
          <w:rFonts w:ascii="Times New Roman" w:hAnsi="Times New Roman" w:cs="Times New Roman"/>
        </w:rPr>
        <w:t xml:space="preserve"> </w:t>
      </w:r>
      <w:r w:rsidR="003370C7">
        <w:rPr>
          <w:rFonts w:ascii="Times New Roman" w:hAnsi="Times New Roman" w:cs="Times New Roman"/>
        </w:rPr>
        <w:t>A p</w:t>
      </w:r>
      <w:r w:rsidR="00980E12">
        <w:rPr>
          <w:rFonts w:ascii="Times New Roman" w:hAnsi="Times New Roman" w:cs="Times New Roman"/>
        </w:rPr>
        <w:t>recise prediction indeed rule</w:t>
      </w:r>
      <w:r w:rsidR="003370C7">
        <w:rPr>
          <w:rFonts w:ascii="Times New Roman" w:hAnsi="Times New Roman" w:cs="Times New Roman"/>
        </w:rPr>
        <w:t>s</w:t>
      </w:r>
      <w:r w:rsidR="00980E12">
        <w:rPr>
          <w:rFonts w:ascii="Times New Roman" w:hAnsi="Times New Roman" w:cs="Times New Roman"/>
        </w:rPr>
        <w:t xml:space="preserve"> out </w:t>
      </w:r>
      <w:r w:rsidR="003370C7">
        <w:rPr>
          <w:rFonts w:ascii="Times New Roman" w:hAnsi="Times New Roman" w:cs="Times New Roman"/>
        </w:rPr>
        <w:t xml:space="preserve">many </w:t>
      </w:r>
      <w:r w:rsidR="00980E12">
        <w:rPr>
          <w:rFonts w:ascii="Times New Roman" w:hAnsi="Times New Roman" w:cs="Times New Roman"/>
        </w:rPr>
        <w:t xml:space="preserve">possible outcomes of </w:t>
      </w:r>
      <w:r w:rsidR="003370C7">
        <w:rPr>
          <w:rFonts w:ascii="Times New Roman" w:hAnsi="Times New Roman" w:cs="Times New Roman"/>
        </w:rPr>
        <w:t xml:space="preserve">an </w:t>
      </w:r>
      <w:r w:rsidR="00980E12">
        <w:rPr>
          <w:rFonts w:ascii="Times New Roman" w:hAnsi="Times New Roman" w:cs="Times New Roman"/>
        </w:rPr>
        <w:t xml:space="preserve">experiment, but </w:t>
      </w:r>
      <w:r w:rsidR="003370C7">
        <w:rPr>
          <w:rFonts w:ascii="Times New Roman" w:hAnsi="Times New Roman" w:cs="Times New Roman"/>
        </w:rPr>
        <w:t>how likely</w:t>
      </w:r>
      <w:r w:rsidR="00980E12">
        <w:rPr>
          <w:rFonts w:ascii="Times New Roman" w:hAnsi="Times New Roman" w:cs="Times New Roman"/>
        </w:rPr>
        <w:t xml:space="preserve"> these </w:t>
      </w:r>
      <w:r w:rsidR="00F3033A">
        <w:rPr>
          <w:rFonts w:ascii="Times New Roman" w:hAnsi="Times New Roman" w:cs="Times New Roman"/>
        </w:rPr>
        <w:t xml:space="preserve">ruled-out </w:t>
      </w:r>
      <w:r w:rsidR="00980E12">
        <w:rPr>
          <w:rFonts w:ascii="Times New Roman" w:hAnsi="Times New Roman" w:cs="Times New Roman"/>
        </w:rPr>
        <w:t xml:space="preserve">outcomes </w:t>
      </w:r>
      <w:r w:rsidR="003370C7">
        <w:rPr>
          <w:rFonts w:ascii="Times New Roman" w:hAnsi="Times New Roman" w:cs="Times New Roman"/>
        </w:rPr>
        <w:t xml:space="preserve">will </w:t>
      </w:r>
      <w:r w:rsidR="00980E12">
        <w:rPr>
          <w:rFonts w:ascii="Times New Roman" w:hAnsi="Times New Roman" w:cs="Times New Roman"/>
        </w:rPr>
        <w:t xml:space="preserve">be observed </w:t>
      </w:r>
      <w:r w:rsidR="003370C7">
        <w:rPr>
          <w:rFonts w:ascii="Times New Roman" w:hAnsi="Times New Roman" w:cs="Times New Roman"/>
        </w:rPr>
        <w:t xml:space="preserve">from this experiment is unknown. </w:t>
      </w:r>
      <w:r w:rsidR="003370C7" w:rsidRPr="009C47B1">
        <w:rPr>
          <w:rFonts w:ascii="Times New Roman" w:hAnsi="Times New Roman" w:cs="Times New Roman"/>
        </w:rPr>
        <w:t>If a model does not rule out any plausible outcomes</w:t>
      </w:r>
      <w:r w:rsidR="003370C7">
        <w:rPr>
          <w:rFonts w:ascii="Times New Roman" w:hAnsi="Times New Roman" w:cs="Times New Roman"/>
        </w:rPr>
        <w:t xml:space="preserve"> of the experiment</w:t>
      </w:r>
      <w:r w:rsidR="003370C7" w:rsidRPr="009C47B1">
        <w:rPr>
          <w:rFonts w:ascii="Times New Roman" w:hAnsi="Times New Roman" w:cs="Times New Roman"/>
        </w:rPr>
        <w:t xml:space="preserve">, this model will have a negligible risk of providing </w:t>
      </w:r>
      <w:r w:rsidR="003370C7">
        <w:rPr>
          <w:rFonts w:ascii="Times New Roman" w:hAnsi="Times New Roman" w:cs="Times New Roman"/>
        </w:rPr>
        <w:t>a prediction consistent with observation.</w:t>
      </w:r>
    </w:p>
    <w:p w14:paraId="5F97C073" w14:textId="77777777" w:rsidR="00C04802" w:rsidRDefault="009C732C"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lastRenderedPageBreak/>
        <w:tab/>
      </w:r>
      <w:proofErr w:type="spellStart"/>
      <w:r w:rsidR="004362E8" w:rsidRPr="009C732C">
        <w:rPr>
          <w:rFonts w:ascii="Times New Roman" w:hAnsi="Times New Roman" w:cs="Times New Roman"/>
        </w:rPr>
        <w:t>Vanpaemal</w:t>
      </w:r>
      <w:proofErr w:type="spellEnd"/>
      <w:r w:rsidR="004362E8" w:rsidRPr="009C732C">
        <w:rPr>
          <w:rFonts w:ascii="Times New Roman" w:hAnsi="Times New Roman" w:cs="Times New Roman"/>
        </w:rPr>
        <w:t xml:space="preserve"> (2020) proposed a more complete approach for</w:t>
      </w:r>
      <w:r w:rsidR="00E22B45">
        <w:rPr>
          <w:rFonts w:ascii="Times New Roman" w:hAnsi="Times New Roman" w:cs="Times New Roman"/>
        </w:rPr>
        <w:t xml:space="preserve"> theory testing</w:t>
      </w:r>
      <w:r w:rsidR="004362E8" w:rsidRPr="009C732C">
        <w:rPr>
          <w:rFonts w:ascii="Times New Roman" w:hAnsi="Times New Roman" w:cs="Times New Roman"/>
        </w:rPr>
        <w:t xml:space="preserve"> in the Bayesian framework. This approach consists of two ingredients: the core predictions of a model and the data priors.</w:t>
      </w:r>
    </w:p>
    <w:p w14:paraId="0CF93629" w14:textId="455B6F50" w:rsidR="007F5C04" w:rsidRPr="002211AC" w:rsidRDefault="00C04802"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ab/>
      </w:r>
      <w:r w:rsidR="004362E8" w:rsidRPr="009C732C">
        <w:rPr>
          <w:rFonts w:ascii="Times New Roman" w:hAnsi="Times New Roman" w:cs="Times New Roman"/>
        </w:rPr>
        <w:t xml:space="preserve">The core predictions contain the outcomes that </w:t>
      </w:r>
      <w:r w:rsidR="00F3033A">
        <w:rPr>
          <w:rFonts w:ascii="Times New Roman" w:hAnsi="Times New Roman" w:cs="Times New Roman"/>
        </w:rPr>
        <w:t xml:space="preserve">the model predicts likely </w:t>
      </w:r>
      <w:r w:rsidR="001F6B93">
        <w:rPr>
          <w:rFonts w:ascii="Times New Roman" w:hAnsi="Times New Roman" w:cs="Times New Roman"/>
        </w:rPr>
        <w:t xml:space="preserve">to be observed in </w:t>
      </w:r>
      <w:r w:rsidR="00242ECA" w:rsidRPr="009C732C">
        <w:rPr>
          <w:rFonts w:ascii="Times New Roman" w:hAnsi="Times New Roman" w:cs="Times New Roman"/>
        </w:rPr>
        <w:t>the experiment</w:t>
      </w:r>
      <w:r w:rsidR="004362E8" w:rsidRPr="00E22B45">
        <w:rPr>
          <w:rFonts w:ascii="Times New Roman" w:hAnsi="Times New Roman" w:cs="Times New Roman"/>
        </w:rPr>
        <w:t>.</w:t>
      </w:r>
      <w:r w:rsidR="00E22B45" w:rsidRPr="00E22B45">
        <w:rPr>
          <w:rFonts w:ascii="Times New Roman" w:hAnsi="Times New Roman" w:cs="Times New Roman"/>
        </w:rPr>
        <w:t xml:space="preserve"> The construction of the core predictions relies on the prior predict</w:t>
      </w:r>
      <w:r w:rsidR="002211AC">
        <w:rPr>
          <w:rFonts w:ascii="Times New Roman" w:hAnsi="Times New Roman" w:cs="Times New Roman"/>
        </w:rPr>
        <w:t>ive distribution</w:t>
      </w:r>
      <w:r w:rsidR="00E22B45" w:rsidRPr="00E22B45">
        <w:rPr>
          <w:rFonts w:ascii="Times New Roman" w:hAnsi="Times New Roman" w:cs="Times New Roman"/>
        </w:rPr>
        <w:t xml:space="preserve"> of the model</w:t>
      </w:r>
      <w:r w:rsidR="007F5C04">
        <w:rPr>
          <w:rFonts w:ascii="Times New Roman" w:hAnsi="Times New Roman" w:cs="Times New Roman"/>
        </w:rPr>
        <w:t xml:space="preserve"> (Equation 1)</w:t>
      </w:r>
      <w:r w:rsidR="00E22B45" w:rsidRPr="00E22B45">
        <w:rPr>
          <w:rFonts w:ascii="Times New Roman" w:hAnsi="Times New Roman" w:cs="Times New Roman"/>
        </w:rPr>
        <w:t>.</w:t>
      </w:r>
    </w:p>
    <w:p w14:paraId="2EC12119" w14:textId="252FB03E" w:rsidR="007F5C04" w:rsidRPr="007F5C04" w:rsidRDefault="003B17D6" w:rsidP="00F1462B">
      <w:pPr>
        <w:pStyle w:val="af7"/>
        <w:spacing w:before="0" w:beforeAutospacing="0" w:after="0" w:afterAutospacing="0"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e>
                  <m:r>
                    <w:rPr>
                      <w:rFonts w:ascii="Cambria Math" w:hAnsi="Cambria Math" w:cs="Times New Roman"/>
                    </w:rPr>
                    <m:t>M</m:t>
                  </m:r>
                </m:e>
              </m:d>
              <m:r>
                <w:rPr>
                  <w:rFonts w:ascii="Cambria Math" w:hAnsi="Cambria Math" w:cs="Times New Roman"/>
                </w:rPr>
                <m:t>=</m:t>
              </m:r>
              <m:nary>
                <m:naryPr>
                  <m:supHide m:val="1"/>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e>
                      <m:r>
                        <w:rPr>
                          <w:rFonts w:ascii="Cambria Math" w:hAnsi="Cambria Math" w:cs="Times New Roman"/>
                        </w:rPr>
                        <m:t>M,θ</m:t>
                      </m:r>
                    </m:e>
                  </m:d>
                  <m:r>
                    <w:rPr>
                      <w:rFonts w:ascii="Cambria Math" w:hAnsi="Cambria Math" w:cs="Times New Roman"/>
                    </w:rPr>
                    <m:t>π</m:t>
                  </m:r>
                  <m:d>
                    <m:dPr>
                      <m:ctrlPr>
                        <w:rPr>
                          <w:rFonts w:ascii="Cambria Math" w:hAnsi="Cambria Math" w:cs="Times New Roman"/>
                          <w:i/>
                        </w:rPr>
                      </m:ctrlPr>
                    </m:dPr>
                    <m:e>
                      <m:r>
                        <w:rPr>
                          <w:rFonts w:ascii="Cambria Math" w:hAnsi="Cambria Math" w:cs="Times New Roman"/>
                        </w:rPr>
                        <m:t>θ</m:t>
                      </m:r>
                    </m:e>
                    <m:e>
                      <m:r>
                        <w:rPr>
                          <w:rFonts w:ascii="Cambria Math" w:hAnsi="Cambria Math" w:cs="Times New Roman"/>
                        </w:rPr>
                        <m:t>M</m:t>
                      </m:r>
                    </m:e>
                  </m:d>
                  <m:r>
                    <w:rPr>
                      <w:rFonts w:ascii="Cambria Math" w:hAnsi="Cambria Math" w:cs="Times New Roman"/>
                    </w:rPr>
                    <m:t>dθ</m:t>
                  </m:r>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BE9631D" w14:textId="0F0D187C" w:rsidR="00C04802" w:rsidRDefault="002211AC"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d</m:t>
        </m:r>
      </m:oMath>
      <w:r>
        <w:rPr>
          <w:rFonts w:ascii="Times New Roman" w:hAnsi="Times New Roman" w:cs="Times New Roman" w:hint="eastAsia"/>
        </w:rPr>
        <w:t xml:space="preserve"> </w:t>
      </w:r>
      <w:r>
        <w:rPr>
          <w:rFonts w:ascii="Times New Roman" w:hAnsi="Times New Roman" w:cs="Times New Roman"/>
        </w:rPr>
        <w:t xml:space="preserve">is data, </w:t>
      </w:r>
      <m:oMath>
        <m:r>
          <w:rPr>
            <w:rFonts w:ascii="Cambria Math" w:hAnsi="Cambria Math" w:cs="Times New Roman"/>
          </w:rPr>
          <m:t>M</m:t>
        </m:r>
      </m:oMath>
      <w:r>
        <w:rPr>
          <w:rFonts w:ascii="Times New Roman" w:hAnsi="Times New Roman" w:cs="Times New Roman"/>
        </w:rPr>
        <w:t xml:space="preserve"> the model, </w:t>
      </w:r>
      <m:oMath>
        <m:r>
          <w:rPr>
            <w:rFonts w:ascii="Cambria Math" w:hAnsi="Cambria Math" w:cs="Times New Roman"/>
          </w:rPr>
          <m:t>θ</m:t>
        </m:r>
      </m:oMath>
      <w:r>
        <w:rPr>
          <w:rFonts w:ascii="Times New Roman" w:hAnsi="Times New Roman" w:cs="Times New Roman" w:hint="eastAsia"/>
        </w:rPr>
        <w:t xml:space="preserve"> </w:t>
      </w:r>
      <w:r>
        <w:rPr>
          <w:rFonts w:ascii="Times New Roman" w:hAnsi="Times New Roman" w:cs="Times New Roman"/>
        </w:rPr>
        <w:t xml:space="preserve">the parameters, </w:t>
      </w:r>
      <m:oMath>
        <m:r>
          <w:rPr>
            <w:rFonts w:ascii="Cambria Math" w:hAnsi="Cambria Math" w:cs="Times New Roman"/>
          </w:rPr>
          <m:t>p(d|M,θ)</m:t>
        </m:r>
      </m:oMath>
      <w:r>
        <w:rPr>
          <w:rFonts w:ascii="Times New Roman" w:hAnsi="Times New Roman" w:cs="Times New Roman"/>
        </w:rPr>
        <w:t xml:space="preserve"> the likelihood of </w:t>
      </w:r>
      <m:oMath>
        <m:r>
          <w:rPr>
            <w:rFonts w:ascii="Cambria Math" w:hAnsi="Cambria Math" w:cs="Times New Roman"/>
          </w:rPr>
          <m:t>d</m:t>
        </m:r>
      </m:oMath>
      <w:r>
        <w:rPr>
          <w:rFonts w:ascii="Times New Roman" w:hAnsi="Times New Roman" w:cs="Times New Roman" w:hint="eastAsia"/>
        </w:rPr>
        <w:t xml:space="preserve"> </w:t>
      </w:r>
      <w:r>
        <w:rPr>
          <w:rFonts w:ascii="Times New Roman" w:hAnsi="Times New Roman" w:cs="Times New Roman"/>
        </w:rPr>
        <w:t xml:space="preserve">being observed predicted by </w:t>
      </w:r>
      <m:oMath>
        <m:r>
          <w:rPr>
            <w:rFonts w:ascii="Cambria Math" w:hAnsi="Cambria Math" w:cs="Times New Roman"/>
          </w:rPr>
          <m:t>M</m:t>
        </m:r>
      </m:oMath>
      <w:r>
        <w:rPr>
          <w:rFonts w:ascii="Times New Roman" w:hAnsi="Times New Roman" w:cs="Times New Roman" w:hint="eastAsia"/>
        </w:rPr>
        <w:t xml:space="preserve"> </w:t>
      </w:r>
      <w:r>
        <w:rPr>
          <w:rFonts w:ascii="Times New Roman" w:hAnsi="Times New Roman" w:cs="Times New Roman"/>
        </w:rPr>
        <w:t xml:space="preserve">at </w:t>
      </w:r>
      <m:oMath>
        <m:r>
          <w:rPr>
            <w:rFonts w:ascii="Cambria Math" w:hAnsi="Cambria Math" w:cs="Times New Roman"/>
          </w:rPr>
          <m:t>θ</m:t>
        </m:r>
      </m:oMath>
      <w:r>
        <w:rPr>
          <w:rFonts w:ascii="Times New Roman" w:hAnsi="Times New Roman" w:cs="Times New Roman" w:hint="eastAsia"/>
        </w:rPr>
        <w:t>,</w:t>
      </w:r>
      <w:r>
        <w:rPr>
          <w:rFonts w:ascii="Times New Roman" w:hAnsi="Times New Roman" w:cs="Times New Roman"/>
        </w:rPr>
        <w:t xml:space="preserve"> and </w:t>
      </w:r>
      <m:oMath>
        <m:r>
          <w:rPr>
            <w:rFonts w:ascii="Cambria Math" w:hAnsi="Cambria Math" w:cs="Times New Roman"/>
          </w:rPr>
          <m:t>p(θ|M)</m:t>
        </m:r>
      </m:oMath>
      <w:r>
        <w:rPr>
          <w:rFonts w:ascii="Times New Roman" w:hAnsi="Times New Roman" w:cs="Times New Roman" w:hint="eastAsia"/>
        </w:rPr>
        <w:t xml:space="preserve"> </w:t>
      </w:r>
      <w:r>
        <w:rPr>
          <w:rFonts w:ascii="Times New Roman" w:hAnsi="Times New Roman" w:cs="Times New Roman"/>
        </w:rPr>
        <w:t xml:space="preserve">the parameter prior of </w:t>
      </w:r>
      <m:oMath>
        <m:r>
          <w:rPr>
            <w:rFonts w:ascii="Cambria Math" w:hAnsi="Cambria Math" w:cs="Times New Roman"/>
          </w:rPr>
          <m:t>M</m:t>
        </m:r>
      </m:oMath>
      <w:r>
        <w:rPr>
          <w:rFonts w:ascii="Times New Roman" w:hAnsi="Times New Roman" w:cs="Times New Roman" w:hint="eastAsia"/>
        </w:rPr>
        <w:t>.</w:t>
      </w:r>
      <w:r>
        <w:rPr>
          <w:rFonts w:ascii="Times New Roman" w:hAnsi="Times New Roman" w:cs="Times New Roman"/>
        </w:rPr>
        <w:t xml:space="preserve"> </w:t>
      </w:r>
      <w:r w:rsidR="004362E8" w:rsidRPr="00E22B45">
        <w:rPr>
          <w:rFonts w:ascii="Times New Roman" w:hAnsi="Times New Roman" w:cs="Times New Roman"/>
        </w:rPr>
        <w:t>Th</w:t>
      </w:r>
      <w:r w:rsidR="004362E8" w:rsidRPr="009C732C">
        <w:rPr>
          <w:rFonts w:ascii="Times New Roman" w:hAnsi="Times New Roman" w:cs="Times New Roman"/>
        </w:rPr>
        <w:t xml:space="preserve">e outcomes are considered to </w:t>
      </w:r>
      <w:r w:rsidR="00F1462B">
        <w:rPr>
          <w:rFonts w:ascii="Times New Roman" w:hAnsi="Times New Roman" w:cs="Times New Roman"/>
        </w:rPr>
        <w:t xml:space="preserve">be </w:t>
      </w:r>
      <w:r w:rsidR="00F3033A">
        <w:rPr>
          <w:rFonts w:ascii="Times New Roman" w:hAnsi="Times New Roman" w:cs="Times New Roman"/>
        </w:rPr>
        <w:t>rule</w:t>
      </w:r>
      <w:r w:rsidR="00F1462B">
        <w:rPr>
          <w:rFonts w:ascii="Times New Roman" w:hAnsi="Times New Roman" w:cs="Times New Roman"/>
        </w:rPr>
        <w:t>d out</w:t>
      </w:r>
      <w:r w:rsidR="001F6B93">
        <w:rPr>
          <w:rFonts w:ascii="Times New Roman" w:hAnsi="Times New Roman" w:cs="Times New Roman"/>
        </w:rPr>
        <w:t xml:space="preserve"> the model</w:t>
      </w:r>
      <w:r w:rsidR="004362E8" w:rsidRPr="009C732C">
        <w:rPr>
          <w:rFonts w:ascii="Times New Roman" w:hAnsi="Times New Roman" w:cs="Times New Roman"/>
        </w:rPr>
        <w:t xml:space="preserve"> if the model assigns small prior mass to them.</w:t>
      </w:r>
    </w:p>
    <w:p w14:paraId="16A303E8" w14:textId="438C3BF5" w:rsidR="00E22B45" w:rsidRDefault="00C04802"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ab/>
      </w:r>
      <w:r w:rsidR="004362E8" w:rsidRPr="009C732C">
        <w:rPr>
          <w:rFonts w:ascii="Times New Roman" w:hAnsi="Times New Roman" w:cs="Times New Roman"/>
        </w:rPr>
        <w:t>The data priors contain the plausible outcomes</w:t>
      </w:r>
      <w:r w:rsidR="00F1462B">
        <w:rPr>
          <w:rFonts w:ascii="Times New Roman" w:hAnsi="Times New Roman" w:cs="Times New Roman"/>
        </w:rPr>
        <w:t xml:space="preserve"> of the experiment</w:t>
      </w:r>
      <w:r w:rsidR="004362E8" w:rsidRPr="009C732C">
        <w:rPr>
          <w:rFonts w:ascii="Times New Roman" w:hAnsi="Times New Roman" w:cs="Times New Roman"/>
        </w:rPr>
        <w:t xml:space="preserve">. The plausibility of outcomes can be </w:t>
      </w:r>
      <w:r w:rsidR="00F1462B">
        <w:rPr>
          <w:rFonts w:ascii="Times New Roman" w:hAnsi="Times New Roman" w:cs="Times New Roman"/>
        </w:rPr>
        <w:t>decided</w:t>
      </w:r>
      <w:r w:rsidR="004362E8" w:rsidRPr="009C732C">
        <w:rPr>
          <w:rFonts w:ascii="Times New Roman" w:hAnsi="Times New Roman" w:cs="Times New Roman"/>
        </w:rPr>
        <w:t xml:space="preserve"> based on theoretical considerations, previously observed empirical data, and expert knowledge.</w:t>
      </w:r>
    </w:p>
    <w:p w14:paraId="70B16BC8" w14:textId="7447C2D8" w:rsidR="00376673" w:rsidRPr="004362E8" w:rsidRDefault="00E22B45" w:rsidP="00E22B45">
      <w:pPr>
        <w:pStyle w:val="af7"/>
        <w:spacing w:before="0" w:beforeAutospacing="0" w:after="0" w:afterAutospacing="0" w:line="480" w:lineRule="auto"/>
        <w:ind w:leftChars="25" w:left="60"/>
        <w:rPr>
          <w:rFonts w:ascii="Times New Roman" w:hAnsi="Times New Roman" w:cs="Times New Roman"/>
        </w:rPr>
      </w:pPr>
      <w:r>
        <w:rPr>
          <w:rFonts w:ascii="Times New Roman" w:hAnsi="Times New Roman" w:cs="Times New Roman"/>
        </w:rPr>
        <w:tab/>
      </w:r>
      <w:r w:rsidR="004362E8" w:rsidRPr="009C732C">
        <w:rPr>
          <w:rFonts w:ascii="Times New Roman" w:hAnsi="Times New Roman" w:cs="Times New Roman"/>
        </w:rPr>
        <w:t xml:space="preserve">Note that the construction of </w:t>
      </w:r>
      <w:r>
        <w:rPr>
          <w:rFonts w:ascii="Times New Roman" w:hAnsi="Times New Roman" w:cs="Times New Roman"/>
        </w:rPr>
        <w:t>both</w:t>
      </w:r>
      <w:r w:rsidR="004362E8" w:rsidRPr="009C732C">
        <w:rPr>
          <w:rFonts w:ascii="Times New Roman" w:hAnsi="Times New Roman" w:cs="Times New Roman"/>
        </w:rPr>
        <w:t xml:space="preserve"> ingredients </w:t>
      </w:r>
      <w:r w:rsidR="00F1462B">
        <w:rPr>
          <w:rFonts w:ascii="Times New Roman" w:hAnsi="Times New Roman" w:cs="Times New Roman"/>
        </w:rPr>
        <w:t>should</w:t>
      </w:r>
      <w:r w:rsidR="004362E8" w:rsidRPr="009C732C">
        <w:rPr>
          <w:rFonts w:ascii="Times New Roman" w:hAnsi="Times New Roman" w:cs="Times New Roman"/>
        </w:rPr>
        <w:t xml:space="preserve"> not involve the observed outcomes of the experiment</w:t>
      </w:r>
      <w:r w:rsidR="00DB3307">
        <w:rPr>
          <w:rFonts w:ascii="Times New Roman" w:hAnsi="Times New Roman" w:cs="Times New Roman"/>
        </w:rPr>
        <w:t>.</w:t>
      </w:r>
      <w:r w:rsidR="004362E8" w:rsidRPr="009C732C">
        <w:rPr>
          <w:rFonts w:ascii="Times New Roman" w:hAnsi="Times New Roman" w:cs="Times New Roman"/>
        </w:rPr>
        <w:t xml:space="preserve"> </w:t>
      </w:r>
      <w:r w:rsidR="00DB3307">
        <w:rPr>
          <w:rFonts w:ascii="Times New Roman" w:hAnsi="Times New Roman" w:cs="Times New Roman"/>
        </w:rPr>
        <w:t>O</w:t>
      </w:r>
      <w:r w:rsidR="004362E8" w:rsidRPr="009C732C">
        <w:rPr>
          <w:rFonts w:ascii="Times New Roman" w:hAnsi="Times New Roman" w:cs="Times New Roman"/>
        </w:rPr>
        <w:t>therwise</w:t>
      </w:r>
      <w:r w:rsidR="00DB3307">
        <w:rPr>
          <w:rFonts w:ascii="Times New Roman" w:hAnsi="Times New Roman" w:cs="Times New Roman"/>
        </w:rPr>
        <w:t>,</w:t>
      </w:r>
      <w:r w:rsidR="004362E8" w:rsidRPr="009C732C">
        <w:rPr>
          <w:rFonts w:ascii="Times New Roman" w:hAnsi="Times New Roman" w:cs="Times New Roman"/>
        </w:rPr>
        <w:t xml:space="preserve"> </w:t>
      </w:r>
      <w:r w:rsidR="00C04802">
        <w:rPr>
          <w:rFonts w:ascii="Times New Roman" w:hAnsi="Times New Roman" w:cs="Times New Roman"/>
        </w:rPr>
        <w:t xml:space="preserve">whether or not the prediction </w:t>
      </w:r>
      <w:r w:rsidR="00DB3307">
        <w:rPr>
          <w:rFonts w:ascii="Times New Roman" w:hAnsi="Times New Roman" w:cs="Times New Roman"/>
        </w:rPr>
        <w:t>fits the observation</w:t>
      </w:r>
      <w:r w:rsidR="004362E8" w:rsidRPr="009C732C">
        <w:rPr>
          <w:rFonts w:ascii="Times New Roman" w:hAnsi="Times New Roman" w:cs="Times New Roman"/>
        </w:rPr>
        <w:t xml:space="preserve"> is unconvincing (</w:t>
      </w:r>
      <w:proofErr w:type="spellStart"/>
      <w:r w:rsidR="004362E8" w:rsidRPr="009C732C">
        <w:rPr>
          <w:rFonts w:ascii="Times New Roman" w:hAnsi="Times New Roman" w:cs="Times New Roman"/>
        </w:rPr>
        <w:t>Vanpaemel</w:t>
      </w:r>
      <w:proofErr w:type="spellEnd"/>
      <w:r w:rsidR="004362E8" w:rsidRPr="009C732C">
        <w:rPr>
          <w:rFonts w:ascii="Times New Roman" w:hAnsi="Times New Roman" w:cs="Times New Roman"/>
        </w:rPr>
        <w:t>, 2020). When the core predictions do not fully cover the data prior, the fit is persuasive. In such case, the model will be strongly supported if observations fall into the core predictions, and will be rejected otherwise.</w:t>
      </w:r>
    </w:p>
    <w:p w14:paraId="2EB14D49" w14:textId="25CA0460" w:rsidR="00E067C3" w:rsidRDefault="00FA3778" w:rsidP="001560E9">
      <w:pPr>
        <w:spacing w:line="480" w:lineRule="auto"/>
        <w:ind w:firstLine="420"/>
        <w:rPr>
          <w:rFonts w:ascii="Times New Roman" w:hAnsi="Times New Roman" w:cs="Times New Roman"/>
        </w:rPr>
      </w:pPr>
      <w:r w:rsidRPr="00975C28">
        <w:rPr>
          <w:rFonts w:ascii="Times New Roman" w:hAnsi="Times New Roman" w:cs="Times New Roman"/>
        </w:rPr>
        <w:t xml:space="preserve">In this study, </w:t>
      </w:r>
      <w:r w:rsidR="00972A90">
        <w:rPr>
          <w:rFonts w:ascii="Times New Roman" w:hAnsi="Times New Roman" w:cs="Times New Roman"/>
        </w:rPr>
        <w:t xml:space="preserve">I </w:t>
      </w:r>
      <w:r w:rsidR="00972A90">
        <w:rPr>
          <w:rFonts w:ascii="Times New Roman" w:hAnsi="Times New Roman" w:cs="Times New Roman" w:hint="eastAsia"/>
        </w:rPr>
        <w:t>appl</w:t>
      </w:r>
      <w:r w:rsidR="00972A90">
        <w:rPr>
          <w:rFonts w:ascii="Times New Roman" w:hAnsi="Times New Roman" w:cs="Times New Roman"/>
        </w:rPr>
        <w:t xml:space="preserve">ied </w:t>
      </w:r>
      <w:proofErr w:type="spellStart"/>
      <w:r w:rsidR="00972A90" w:rsidRPr="00975C28">
        <w:rPr>
          <w:rFonts w:ascii="Times New Roman" w:hAnsi="Times New Roman" w:cs="Times New Roman"/>
        </w:rPr>
        <w:t>Vanpaemel’s</w:t>
      </w:r>
      <w:proofErr w:type="spellEnd"/>
      <w:r w:rsidR="00972A90" w:rsidRPr="00975C28">
        <w:rPr>
          <w:rFonts w:ascii="Times New Roman" w:hAnsi="Times New Roman" w:cs="Times New Roman"/>
        </w:rPr>
        <w:t xml:space="preserve"> </w:t>
      </w:r>
      <w:r w:rsidR="00972A90">
        <w:rPr>
          <w:rFonts w:ascii="Times New Roman" w:hAnsi="Times New Roman" w:cs="Times New Roman"/>
        </w:rPr>
        <w:t>strong</w:t>
      </w:r>
      <w:r w:rsidR="00A61B1B">
        <w:rPr>
          <w:rFonts w:ascii="Times New Roman" w:hAnsi="Times New Roman" w:cs="Times New Roman"/>
        </w:rPr>
        <w:t xml:space="preserve"> theory</w:t>
      </w:r>
      <w:r w:rsidR="00972A90">
        <w:rPr>
          <w:rFonts w:ascii="Times New Roman" w:hAnsi="Times New Roman" w:cs="Times New Roman"/>
        </w:rPr>
        <w:t xml:space="preserve"> testing </w:t>
      </w:r>
      <w:r w:rsidR="00972A90" w:rsidRPr="00975C28">
        <w:rPr>
          <w:rFonts w:ascii="Times New Roman" w:hAnsi="Times New Roman" w:cs="Times New Roman"/>
        </w:rPr>
        <w:t>approach</w:t>
      </w:r>
      <w:r w:rsidR="00276C7C">
        <w:rPr>
          <w:rFonts w:ascii="Times New Roman" w:hAnsi="Times New Roman" w:cs="Times New Roman"/>
        </w:rPr>
        <w:t xml:space="preserve"> (2020)</w:t>
      </w:r>
      <w:r w:rsidR="00972A90">
        <w:rPr>
          <w:rFonts w:ascii="Times New Roman" w:hAnsi="Times New Roman" w:cs="Times New Roman"/>
        </w:rPr>
        <w:t xml:space="preserve"> to </w:t>
      </w:r>
      <w:r w:rsidR="00AE1EC9">
        <w:rPr>
          <w:rFonts w:ascii="Times New Roman" w:hAnsi="Times New Roman" w:cs="Times New Roman"/>
        </w:rPr>
        <w:t>two</w:t>
      </w:r>
      <w:r w:rsidR="006D0EDB">
        <w:rPr>
          <w:rFonts w:ascii="Times New Roman" w:hAnsi="Times New Roman" w:cs="Times New Roman"/>
        </w:rPr>
        <w:t xml:space="preserve"> published research in which new models were proposed and tested by experiment</w:t>
      </w:r>
      <w:r w:rsidR="005335A4">
        <w:rPr>
          <w:rFonts w:ascii="Times New Roman" w:hAnsi="Times New Roman" w:cs="Times New Roman"/>
        </w:rPr>
        <w:t>s</w:t>
      </w:r>
      <w:r w:rsidRPr="00975C28">
        <w:rPr>
          <w:rFonts w:ascii="Times New Roman" w:hAnsi="Times New Roman" w:cs="Times New Roman"/>
        </w:rPr>
        <w:t xml:space="preserve">. </w:t>
      </w:r>
      <w:r w:rsidR="005335A4" w:rsidRPr="005335A4">
        <w:rPr>
          <w:rFonts w:ascii="Times New Roman" w:hAnsi="Times New Roman" w:cs="Times New Roman"/>
        </w:rPr>
        <w:t xml:space="preserve">It </w:t>
      </w:r>
      <w:r w:rsidR="005335A4" w:rsidRPr="005335A4">
        <w:rPr>
          <w:rFonts w:ascii="Times New Roman" w:hAnsi="Times New Roman" w:cs="Times New Roman"/>
        </w:rPr>
        <w:lastRenderedPageBreak/>
        <w:t>was</w:t>
      </w:r>
      <w:r w:rsidRPr="005335A4">
        <w:rPr>
          <w:rFonts w:ascii="Times New Roman" w:hAnsi="Times New Roman" w:cs="Times New Roman"/>
        </w:rPr>
        <w:t xml:space="preserve"> expect</w:t>
      </w:r>
      <w:r w:rsidR="005335A4" w:rsidRPr="005335A4">
        <w:rPr>
          <w:rFonts w:ascii="Times New Roman" w:hAnsi="Times New Roman" w:cs="Times New Roman"/>
        </w:rPr>
        <w:t>ed</w:t>
      </w:r>
      <w:r w:rsidRPr="005335A4">
        <w:rPr>
          <w:rFonts w:ascii="Times New Roman" w:hAnsi="Times New Roman" w:cs="Times New Roman"/>
        </w:rPr>
        <w:t xml:space="preserve"> to see that</w:t>
      </w:r>
      <w:r w:rsidR="00AE1EC9" w:rsidRPr="005335A4">
        <w:rPr>
          <w:rFonts w:ascii="Times New Roman" w:hAnsi="Times New Roman" w:cs="Times New Roman"/>
        </w:rPr>
        <w:t xml:space="preserve"> the models</w:t>
      </w:r>
      <w:r w:rsidRPr="005335A4">
        <w:rPr>
          <w:rFonts w:ascii="Times New Roman" w:hAnsi="Times New Roman" w:cs="Times New Roman"/>
        </w:rPr>
        <w:t xml:space="preserve"> did not rule out any plausible outcome</w:t>
      </w:r>
      <w:r w:rsidR="00AE1EC9" w:rsidRPr="005335A4">
        <w:rPr>
          <w:rFonts w:ascii="Times New Roman" w:hAnsi="Times New Roman" w:cs="Times New Roman"/>
        </w:rPr>
        <w:t xml:space="preserve"> of the experiments in </w:t>
      </w:r>
      <w:r w:rsidR="005335A4" w:rsidRPr="005335A4">
        <w:rPr>
          <w:rFonts w:ascii="Times New Roman" w:hAnsi="Times New Roman" w:cs="Times New Roman"/>
        </w:rPr>
        <w:t xml:space="preserve">the </w:t>
      </w:r>
      <w:r w:rsidR="00AE1EC9" w:rsidRPr="005335A4">
        <w:rPr>
          <w:rFonts w:ascii="Times New Roman" w:hAnsi="Times New Roman" w:cs="Times New Roman"/>
        </w:rPr>
        <w:t>original research</w:t>
      </w:r>
      <w:r w:rsidRPr="005335A4">
        <w:rPr>
          <w:rFonts w:ascii="Times New Roman" w:hAnsi="Times New Roman" w:cs="Times New Roman"/>
        </w:rPr>
        <w:t>; thus, their conclusions are not that persuasive.</w:t>
      </w:r>
    </w:p>
    <w:p w14:paraId="3789ABE0" w14:textId="00A78681" w:rsidR="001D7205" w:rsidRDefault="001D7205" w:rsidP="00D269D2">
      <w:pPr>
        <w:spacing w:line="480" w:lineRule="auto"/>
        <w:ind w:firstLine="420"/>
        <w:rPr>
          <w:rFonts w:ascii="Times New Roman" w:hAnsi="Times New Roman" w:cs="Times New Roman"/>
        </w:rPr>
      </w:pPr>
      <w:r>
        <w:rPr>
          <w:rFonts w:ascii="Times New Roman" w:hAnsi="Times New Roman" w:cs="Times New Roman"/>
        </w:rPr>
        <w:t>I</w:t>
      </w:r>
      <w:r w:rsidR="00D269D2">
        <w:rPr>
          <w:rFonts w:ascii="Times New Roman" w:hAnsi="Times New Roman" w:cs="Times New Roman"/>
        </w:rPr>
        <w:t xml:space="preserve">n the </w:t>
      </w:r>
      <w:r w:rsidR="003B2ECD">
        <w:rPr>
          <w:rFonts w:ascii="Times New Roman" w:hAnsi="Times New Roman" w:cs="Times New Roman"/>
        </w:rPr>
        <w:t>next</w:t>
      </w:r>
      <w:r w:rsidR="00D269D2">
        <w:rPr>
          <w:rFonts w:ascii="Times New Roman" w:hAnsi="Times New Roman" w:cs="Times New Roman"/>
        </w:rPr>
        <w:t xml:space="preserve"> section, I describe the details of the specification of core predictions and data priors. Then the two </w:t>
      </w:r>
      <w:r w:rsidR="00CE4A75">
        <w:rPr>
          <w:rFonts w:ascii="Times New Roman" w:hAnsi="Times New Roman" w:cs="Times New Roman"/>
        </w:rPr>
        <w:t>application</w:t>
      </w:r>
      <w:r w:rsidR="00D269D2">
        <w:rPr>
          <w:rFonts w:ascii="Times New Roman" w:hAnsi="Times New Roman" w:cs="Times New Roman"/>
        </w:rPr>
        <w:t xml:space="preserve">s are </w:t>
      </w:r>
      <w:r w:rsidR="000F4171">
        <w:rPr>
          <w:rFonts w:ascii="Times New Roman" w:hAnsi="Times New Roman" w:cs="Times New Roman"/>
        </w:rPr>
        <w:t xml:space="preserve">described. </w:t>
      </w:r>
      <w:r w:rsidR="00AE252D">
        <w:rPr>
          <w:rFonts w:ascii="Times New Roman" w:eastAsiaTheme="minorEastAsia" w:hAnsi="Times New Roman" w:cs="Times New Roman"/>
        </w:rPr>
        <w:t>The paper is ended by a discussion</w:t>
      </w:r>
      <w:ins w:id="13" w:author="JiaLi" w:date="2022-01-11T02:11:00Z">
        <w:r w:rsidR="003103F8">
          <w:rPr>
            <w:rFonts w:ascii="Times New Roman" w:eastAsiaTheme="minorEastAsia" w:hAnsi="Times New Roman" w:cs="Times New Roman"/>
          </w:rPr>
          <w:t xml:space="preserve"> of th</w:t>
        </w:r>
      </w:ins>
      <w:ins w:id="14" w:author="JiaLi" w:date="2022-01-11T02:12:00Z">
        <w:r w:rsidR="003103F8">
          <w:rPr>
            <w:rFonts w:ascii="Times New Roman" w:eastAsiaTheme="minorEastAsia" w:hAnsi="Times New Roman" w:cs="Times New Roman"/>
          </w:rPr>
          <w:t>e results</w:t>
        </w:r>
      </w:ins>
      <w:r w:rsidR="00302D26">
        <w:rPr>
          <w:rFonts w:ascii="Times New Roman" w:eastAsiaTheme="minorEastAsia" w:hAnsi="Times New Roman" w:cs="Times New Roman"/>
        </w:rPr>
        <w:t>.</w:t>
      </w:r>
    </w:p>
    <w:p w14:paraId="4B642C67" w14:textId="36FB3D5A" w:rsidR="00E067C3" w:rsidRPr="007130FC" w:rsidRDefault="00E067C3" w:rsidP="005E1FC3">
      <w:pPr>
        <w:pStyle w:val="1"/>
        <w:spacing w:line="480" w:lineRule="auto"/>
        <w:jc w:val="center"/>
        <w:rPr>
          <w:rFonts w:ascii="Times New Roman" w:hAnsi="Times New Roman" w:cs="Times New Roman"/>
          <w:sz w:val="24"/>
          <w:szCs w:val="24"/>
        </w:rPr>
      </w:pPr>
      <w:r w:rsidRPr="007130FC">
        <w:rPr>
          <w:rFonts w:ascii="Times New Roman" w:hAnsi="Times New Roman" w:cs="Times New Roman"/>
          <w:sz w:val="24"/>
          <w:szCs w:val="24"/>
        </w:rPr>
        <w:t>Method</w:t>
      </w:r>
    </w:p>
    <w:p w14:paraId="5D085823" w14:textId="77777777" w:rsidR="00E067C3" w:rsidRPr="007130FC" w:rsidRDefault="00E067C3" w:rsidP="007130FC">
      <w:pPr>
        <w:pStyle w:val="2"/>
        <w:spacing w:line="480" w:lineRule="auto"/>
        <w:rPr>
          <w:rFonts w:ascii="Times New Roman" w:hAnsi="Times New Roman" w:cs="Times New Roman"/>
          <w:sz w:val="24"/>
          <w:szCs w:val="24"/>
        </w:rPr>
      </w:pPr>
      <w:r w:rsidRPr="007130FC">
        <w:rPr>
          <w:rFonts w:ascii="Times New Roman" w:hAnsi="Times New Roman" w:cs="Times New Roman"/>
          <w:sz w:val="24"/>
          <w:szCs w:val="24"/>
        </w:rPr>
        <w:t>Core predictions</w:t>
      </w:r>
    </w:p>
    <w:p w14:paraId="47C3C224" w14:textId="5F1DC900" w:rsidR="00B51094" w:rsidRDefault="00376673" w:rsidP="00E067C3">
      <w:pPr>
        <w:spacing w:line="480" w:lineRule="auto"/>
        <w:rPr>
          <w:rFonts w:ascii="Times New Roman" w:hAnsi="Times New Roman" w:cs="Times New Roman"/>
        </w:rPr>
      </w:pPr>
      <w:r w:rsidRPr="001F2DF2">
        <w:rPr>
          <w:rFonts w:ascii="Times New Roman" w:hAnsi="Times New Roman" w:cs="Times New Roman"/>
        </w:rPr>
        <w:tab/>
      </w:r>
      <w:r w:rsidR="00C81F6D" w:rsidRPr="001F2DF2">
        <w:rPr>
          <w:rFonts w:ascii="Times New Roman" w:hAnsi="Times New Roman" w:cs="Times New Roman"/>
        </w:rPr>
        <w:t xml:space="preserve">The core predictions are defined as the smallest range of outcomes that cover a predetermined proportion of the prior predictive distribution. </w:t>
      </w:r>
      <w:r w:rsidR="00C81F6D">
        <w:rPr>
          <w:rFonts w:ascii="Times New Roman" w:hAnsi="Times New Roman" w:cs="Times New Roman"/>
        </w:rPr>
        <w:t>T</w:t>
      </w:r>
      <w:r w:rsidR="00E067C3" w:rsidRPr="00975C28">
        <w:rPr>
          <w:rFonts w:ascii="Times New Roman" w:hAnsi="Times New Roman" w:cs="Times New Roman"/>
        </w:rPr>
        <w:t>he prior predictive distribution of a model is sensitive to the prior distributions of parameters. While the likelihood is well-defined to represent the assumptions in a theory, the prior distributions are either absent in the frequentist framework or often set to be vague in the Bayesian framework.</w:t>
      </w:r>
      <w:r w:rsidR="006F7027">
        <w:rPr>
          <w:rFonts w:ascii="Times New Roman" w:hAnsi="Times New Roman" w:cs="Times New Roman"/>
        </w:rPr>
        <w:t xml:space="preserve"> It</w:t>
      </w:r>
      <w:r w:rsidR="00FB0C67">
        <w:rPr>
          <w:rFonts w:ascii="Times New Roman" w:hAnsi="Times New Roman" w:cs="Times New Roman"/>
        </w:rPr>
        <w:t xml:space="preserve"> may not cause a problem</w:t>
      </w:r>
      <w:r w:rsidR="006F7027">
        <w:rPr>
          <w:rFonts w:ascii="Times New Roman" w:hAnsi="Times New Roman" w:cs="Times New Roman"/>
        </w:rPr>
        <w:t xml:space="preserve"> </w:t>
      </w:r>
      <w:r w:rsidR="004A4EE0">
        <w:rPr>
          <w:rFonts w:ascii="Times New Roman" w:hAnsi="Times New Roman" w:cs="Times New Roman"/>
        </w:rPr>
        <w:t>when</w:t>
      </w:r>
      <w:r w:rsidR="00FB0C67">
        <w:rPr>
          <w:rFonts w:ascii="Times New Roman" w:hAnsi="Times New Roman" w:cs="Times New Roman"/>
        </w:rPr>
        <w:t xml:space="preserve"> fitting</w:t>
      </w:r>
      <w:r w:rsidR="004A4EE0">
        <w:rPr>
          <w:rFonts w:ascii="Times New Roman" w:hAnsi="Times New Roman" w:cs="Times New Roman"/>
        </w:rPr>
        <w:t xml:space="preserve"> data</w:t>
      </w:r>
      <w:r w:rsidR="00FB0C67">
        <w:rPr>
          <w:rFonts w:ascii="Times New Roman" w:hAnsi="Times New Roman" w:cs="Times New Roman"/>
        </w:rPr>
        <w:t xml:space="preserve"> </w:t>
      </w:r>
      <w:r w:rsidR="00335249">
        <w:rPr>
          <w:rFonts w:ascii="Times New Roman" w:hAnsi="Times New Roman" w:cs="Times New Roman"/>
        </w:rPr>
        <w:t>if the parameters’ priors are not specified sensibly</w:t>
      </w:r>
      <w:r w:rsidR="004A4EE0">
        <w:rPr>
          <w:rFonts w:ascii="Times New Roman" w:hAnsi="Times New Roman" w:cs="Times New Roman"/>
        </w:rPr>
        <w:t>, as data will shift them to the proper ones. But it is not the case for the prior prediction</w:t>
      </w:r>
      <w:r w:rsidR="00335249">
        <w:rPr>
          <w:rFonts w:ascii="Times New Roman" w:hAnsi="Times New Roman" w:cs="Times New Roman"/>
        </w:rPr>
        <w:t xml:space="preserve">. </w:t>
      </w:r>
      <w:r w:rsidR="00B41780">
        <w:rPr>
          <w:rFonts w:ascii="Times New Roman" w:hAnsi="Times New Roman" w:cs="Times New Roman"/>
        </w:rPr>
        <w:t>Let’s imagine an illustrative example. A</w:t>
      </w:r>
      <w:r w:rsidR="00C158F9">
        <w:rPr>
          <w:rFonts w:ascii="Times New Roman" w:hAnsi="Times New Roman" w:cs="Times New Roman"/>
        </w:rPr>
        <w:t xml:space="preserve">ssume that </w:t>
      </w:r>
      <w:r w:rsidR="00B64EAC">
        <w:rPr>
          <w:rFonts w:ascii="Times New Roman" w:hAnsi="Times New Roman" w:cs="Times New Roman"/>
        </w:rPr>
        <w:t>100</w:t>
      </w:r>
      <w:r w:rsidR="00C158F9">
        <w:rPr>
          <w:rFonts w:ascii="Times New Roman" w:hAnsi="Times New Roman" w:cs="Times New Roman"/>
        </w:rPr>
        <w:t xml:space="preserve"> people </w:t>
      </w:r>
      <w:r w:rsidR="00B64EAC">
        <w:rPr>
          <w:rFonts w:ascii="Times New Roman" w:hAnsi="Times New Roman" w:cs="Times New Roman"/>
        </w:rPr>
        <w:t xml:space="preserve">are asked to </w:t>
      </w:r>
      <w:r w:rsidR="00C158F9">
        <w:rPr>
          <w:rFonts w:ascii="Times New Roman" w:hAnsi="Times New Roman" w:cs="Times New Roman"/>
        </w:rPr>
        <w:t xml:space="preserve">choose between two options, </w:t>
      </w:r>
      <w:r w:rsidR="00B64EAC">
        <w:rPr>
          <w:rFonts w:ascii="Times New Roman" w:hAnsi="Times New Roman" w:cs="Times New Roman"/>
        </w:rPr>
        <w:t xml:space="preserve">and </w:t>
      </w:r>
      <w:r w:rsidR="00C158F9">
        <w:rPr>
          <w:rFonts w:ascii="Times New Roman" w:hAnsi="Times New Roman" w:cs="Times New Roman"/>
        </w:rPr>
        <w:t>the probability that they choose the first option</w:t>
      </w:r>
      <w:r w:rsidR="00747BAC">
        <w:rPr>
          <w:rFonts w:ascii="Times New Roman" w:hAnsi="Times New Roman" w:cs="Times New Roman"/>
        </w:rPr>
        <w:t xml:space="preserve"> </w:t>
      </w:r>
      <m:oMath>
        <m:r>
          <w:rPr>
            <w:rFonts w:ascii="Cambria Math" w:hAnsi="Cambria Math" w:cs="Times New Roman"/>
          </w:rPr>
          <m:t>P(X=1)</m:t>
        </m:r>
      </m:oMath>
      <w:r w:rsidR="00747BAC">
        <w:rPr>
          <w:rFonts w:ascii="Times New Roman" w:hAnsi="Times New Roman" w:cs="Times New Roman"/>
        </w:rPr>
        <w:t xml:space="preserve"> is</w:t>
      </w:r>
      <w:r w:rsidR="00C158F9">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m:t>
                </m:r>
              </m:sup>
            </m:sSup>
          </m:den>
        </m:f>
      </m:oMath>
      <w:r w:rsidR="00A747DA">
        <w:rPr>
          <w:rFonts w:ascii="Times New Roman" w:hAnsi="Times New Roman" w:cs="Times New Roman" w:hint="eastAsia"/>
        </w:rPr>
        <w:t>,</w:t>
      </w:r>
      <w:r w:rsidR="00A747DA">
        <w:rPr>
          <w:rFonts w:ascii="Times New Roman" w:hAnsi="Times New Roman" w:cs="Times New Roman"/>
        </w:rPr>
        <w:t xml:space="preserve"> where </w:t>
      </w:r>
      <m:oMath>
        <m:r>
          <w:rPr>
            <w:rFonts w:ascii="Cambria Math" w:hAnsi="Cambria Math" w:cs="Times New Roman"/>
          </w:rPr>
          <m:t>a&gt;0</m:t>
        </m:r>
      </m:oMath>
      <w:r w:rsidR="00747BAC">
        <w:rPr>
          <w:rFonts w:ascii="Times New Roman" w:hAnsi="Times New Roman" w:cs="Times New Roman" w:hint="eastAsia"/>
        </w:rPr>
        <w:t>.</w:t>
      </w:r>
      <w:r w:rsidR="00335249">
        <w:rPr>
          <w:rFonts w:ascii="Times New Roman" w:hAnsi="Times New Roman" w:cs="Times New Roman"/>
        </w:rPr>
        <w:t xml:space="preserve"> </w:t>
      </w:r>
      <w:r w:rsidR="00132C8E">
        <w:rPr>
          <w:rFonts w:ascii="Times New Roman" w:hAnsi="Times New Roman" w:cs="Times New Roman"/>
        </w:rPr>
        <w:t xml:space="preserve">Suppose that </w:t>
      </w:r>
      <w:r w:rsidR="00B64EAC">
        <w:rPr>
          <w:rFonts w:ascii="Times New Roman" w:hAnsi="Times New Roman" w:cs="Times New Roman"/>
        </w:rPr>
        <w:t>the</w:t>
      </w:r>
      <w:r w:rsidR="00132C8E">
        <w:rPr>
          <w:rFonts w:ascii="Times New Roman" w:hAnsi="Times New Roman" w:cs="Times New Roman"/>
        </w:rPr>
        <w:t xml:space="preserve"> value</w:t>
      </w:r>
      <w:r w:rsidR="00335249">
        <w:rPr>
          <w:rFonts w:ascii="Times New Roman" w:hAnsi="Times New Roman" w:cs="Times New Roman"/>
        </w:rPr>
        <w:t xml:space="preserve"> </w:t>
      </w:r>
      <w:r w:rsidR="00132C8E">
        <w:rPr>
          <w:rFonts w:ascii="Times New Roman" w:hAnsi="Times New Roman" w:cs="Times New Roman"/>
        </w:rPr>
        <w:t xml:space="preserve">of </w:t>
      </w:r>
      <m:oMath>
        <m:r>
          <w:rPr>
            <w:rFonts w:ascii="Cambria Math" w:hAnsi="Cambria Math" w:cs="Times New Roman"/>
          </w:rPr>
          <m:t>a</m:t>
        </m:r>
      </m:oMath>
      <w:r w:rsidR="00335249">
        <w:rPr>
          <w:rFonts w:ascii="Times New Roman" w:hAnsi="Times New Roman" w:cs="Times New Roman" w:hint="eastAsia"/>
        </w:rPr>
        <w:t xml:space="preserve"> </w:t>
      </w:r>
      <w:r w:rsidR="00132C8E">
        <w:rPr>
          <w:rFonts w:ascii="Times New Roman" w:hAnsi="Times New Roman" w:cs="Times New Roman"/>
        </w:rPr>
        <w:t xml:space="preserve">is </w:t>
      </w:r>
      <w:r w:rsidR="00772BA0">
        <w:rPr>
          <w:rFonts w:ascii="Times New Roman" w:hAnsi="Times New Roman" w:cs="Times New Roman"/>
        </w:rPr>
        <w:t xml:space="preserve">below 1 </w:t>
      </w:r>
      <w:r w:rsidR="00132C8E">
        <w:rPr>
          <w:rFonts w:ascii="Times New Roman" w:hAnsi="Times New Roman" w:cs="Times New Roman"/>
        </w:rPr>
        <w:t>for most people</w:t>
      </w:r>
      <w:r w:rsidR="004A4EE0">
        <w:rPr>
          <w:rFonts w:ascii="Times New Roman" w:hAnsi="Times New Roman" w:cs="Times New Roman"/>
        </w:rPr>
        <w:t xml:space="preserve"> and we know it from previous findings</w:t>
      </w:r>
      <w:r w:rsidR="0057692E">
        <w:rPr>
          <w:rFonts w:ascii="Times New Roman" w:hAnsi="Times New Roman" w:cs="Times New Roman"/>
        </w:rPr>
        <w:t xml:space="preserve">, while a vague prior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m:t>
            </m:r>
          </m:e>
        </m:d>
        <m:r>
          <w:rPr>
            <w:rFonts w:ascii="Cambria Math" w:hAnsi="Cambria Math" w:cs="Times New Roman"/>
          </w:rPr>
          <m:t>T(0,∞)</m:t>
        </m:r>
      </m:oMath>
      <w:r w:rsidR="0057692E">
        <w:rPr>
          <w:rFonts w:ascii="Times New Roman" w:hAnsi="Times New Roman" w:cs="Times New Roman" w:hint="eastAsia"/>
        </w:rPr>
        <w:t xml:space="preserve"> </w:t>
      </w:r>
      <w:r w:rsidR="0057692E">
        <w:rPr>
          <w:rFonts w:ascii="Times New Roman" w:hAnsi="Times New Roman" w:cs="Times New Roman"/>
        </w:rPr>
        <w:t xml:space="preserve">is assigned to </w:t>
      </w:r>
      <m:oMath>
        <m:r>
          <w:rPr>
            <w:rFonts w:ascii="Cambria Math" w:hAnsi="Cambria Math" w:cs="Times New Roman"/>
          </w:rPr>
          <m:t>a</m:t>
        </m:r>
      </m:oMath>
      <w:r w:rsidR="0057692E">
        <w:rPr>
          <w:rFonts w:ascii="Times New Roman" w:hAnsi="Times New Roman" w:cs="Times New Roman"/>
        </w:rPr>
        <w:t xml:space="preserve">. When sampling from the vague prior, most participants will be assigned </w:t>
      </w:r>
      <w:r w:rsidR="00747BAC">
        <w:rPr>
          <w:rFonts w:ascii="Times New Roman" w:hAnsi="Times New Roman" w:cs="Times New Roman"/>
        </w:rPr>
        <w:t>an improper large</w:t>
      </w:r>
      <w:r w:rsidR="0057692E">
        <w:rPr>
          <w:rFonts w:ascii="Times New Roman" w:hAnsi="Times New Roman" w:cs="Times New Roman"/>
        </w:rPr>
        <w:t xml:space="preserve"> </w:t>
      </w:r>
      <m:oMath>
        <m:r>
          <w:rPr>
            <w:rFonts w:ascii="Cambria Math" w:hAnsi="Cambria Math" w:cs="Times New Roman"/>
          </w:rPr>
          <m:t>a</m:t>
        </m:r>
      </m:oMath>
      <w:r w:rsidR="00747BAC">
        <w:rPr>
          <w:rFonts w:ascii="Times New Roman" w:hAnsi="Times New Roman" w:cs="Times New Roman" w:hint="eastAsia"/>
        </w:rPr>
        <w:t>,</w:t>
      </w:r>
      <w:r w:rsidR="00747BAC">
        <w:rPr>
          <w:rFonts w:ascii="Times New Roman" w:hAnsi="Times New Roman" w:cs="Times New Roman"/>
        </w:rPr>
        <w:t xml:space="preserve"> </w:t>
      </w:r>
      <w:r w:rsidR="00263413">
        <w:rPr>
          <w:rFonts w:ascii="Times New Roman" w:hAnsi="Times New Roman" w:cs="Times New Roman"/>
        </w:rPr>
        <w:t>and</w:t>
      </w:r>
      <w:r w:rsidR="00747BAC">
        <w:rPr>
          <w:rFonts w:ascii="Times New Roman" w:hAnsi="Times New Roman" w:cs="Times New Roman"/>
        </w:rPr>
        <w:t xml:space="preserve"> the</w:t>
      </w:r>
      <w:r w:rsidR="00263413">
        <w:rPr>
          <w:rFonts w:ascii="Times New Roman" w:hAnsi="Times New Roman" w:cs="Times New Roman"/>
        </w:rPr>
        <w:t>ir</w:t>
      </w:r>
      <w:r w:rsidR="00747BAC">
        <w:rPr>
          <w:rFonts w:ascii="Times New Roman" w:hAnsi="Times New Roman" w:cs="Times New Roman"/>
        </w:rPr>
        <w:t xml:space="preserve"> </w:t>
      </w:r>
      <m:oMath>
        <m:r>
          <w:rPr>
            <w:rFonts w:ascii="Cambria Math" w:hAnsi="Cambria Math" w:cs="Times New Roman"/>
          </w:rPr>
          <m:t>P(X=1)</m:t>
        </m:r>
      </m:oMath>
      <w:r w:rsidR="00263413">
        <w:rPr>
          <w:rFonts w:ascii="Times New Roman" w:hAnsi="Times New Roman" w:cs="Times New Roman" w:hint="eastAsia"/>
        </w:rPr>
        <w:t xml:space="preserve"> </w:t>
      </w:r>
      <w:r w:rsidR="00263413">
        <w:rPr>
          <w:rFonts w:ascii="Times New Roman" w:hAnsi="Times New Roman" w:cs="Times New Roman"/>
        </w:rPr>
        <w:t>will also be very large</w:t>
      </w:r>
      <w:r w:rsidR="00747BAC">
        <w:rPr>
          <w:rFonts w:ascii="Times New Roman" w:hAnsi="Times New Roman" w:cs="Times New Roman"/>
        </w:rPr>
        <w:t xml:space="preserve">. As a results, the prior predictive distribution of the proportion of </w:t>
      </w:r>
      <w:r w:rsidR="00747BAC">
        <w:rPr>
          <w:rFonts w:ascii="Times New Roman" w:hAnsi="Times New Roman" w:cs="Times New Roman"/>
        </w:rPr>
        <w:lastRenderedPageBreak/>
        <w:t xml:space="preserve">participants choosing the first option will </w:t>
      </w:r>
      <w:r w:rsidR="00263413">
        <w:rPr>
          <w:rFonts w:ascii="Times New Roman" w:hAnsi="Times New Roman" w:cs="Times New Roman"/>
        </w:rPr>
        <w:t xml:space="preserve">be </w:t>
      </w:r>
      <w:r w:rsidR="00132C8E">
        <w:rPr>
          <w:rFonts w:ascii="Times New Roman" w:hAnsi="Times New Roman" w:cs="Times New Roman"/>
        </w:rPr>
        <w:t>restrict</w:t>
      </w:r>
      <w:r w:rsidR="00A70944">
        <w:rPr>
          <w:rFonts w:ascii="Times New Roman" w:hAnsi="Times New Roman" w:cs="Times New Roman"/>
        </w:rPr>
        <w:t>e</w:t>
      </w:r>
      <w:r w:rsidR="00263413">
        <w:rPr>
          <w:rFonts w:ascii="Times New Roman" w:hAnsi="Times New Roman" w:cs="Times New Roman"/>
        </w:rPr>
        <w:t>d to a small range closed to 1</w:t>
      </w:r>
      <w:r w:rsidR="00772BA0">
        <w:rPr>
          <w:rFonts w:ascii="Times New Roman" w:hAnsi="Times New Roman" w:cs="Times New Roman"/>
        </w:rPr>
        <w:t>, which is incompatible with our prior knowledge</w:t>
      </w:r>
      <w:r w:rsidR="00A70944">
        <w:rPr>
          <w:rFonts w:ascii="Times New Roman" w:hAnsi="Times New Roman" w:cs="Times New Roman"/>
        </w:rPr>
        <w:t xml:space="preserve"> </w:t>
      </w:r>
      <w:r w:rsidR="00194BCE">
        <w:rPr>
          <w:rFonts w:ascii="Times New Roman" w:hAnsi="Times New Roman" w:cs="Times New Roman"/>
        </w:rPr>
        <w:t xml:space="preserve">(Figure </w:t>
      </w:r>
      <w:r w:rsidR="001166C7">
        <w:rPr>
          <w:rFonts w:ascii="Times New Roman" w:hAnsi="Times New Roman" w:cs="Times New Roman" w:hint="eastAsia"/>
        </w:rPr>
        <w:t>1</w:t>
      </w:r>
      <w:r w:rsidR="00194BCE">
        <w:rPr>
          <w:rFonts w:ascii="Times New Roman" w:hAnsi="Times New Roman" w:cs="Times New Roman"/>
        </w:rPr>
        <w:t>)</w:t>
      </w:r>
      <w:r w:rsidR="00263413">
        <w:rPr>
          <w:rFonts w:ascii="Times New Roman" w:hAnsi="Times New Roman" w:cs="Times New Roman"/>
        </w:rPr>
        <w:t>.</w:t>
      </w:r>
      <w:r w:rsidR="00034A9A">
        <w:rPr>
          <w:rFonts w:ascii="Times New Roman" w:hAnsi="Times New Roman" w:cs="Times New Roman"/>
        </w:rPr>
        <w:t xml:space="preserve"> T</w:t>
      </w:r>
      <w:r w:rsidR="00034A9A">
        <w:rPr>
          <w:rFonts w:ascii="Times New Roman" w:hAnsi="Times New Roman" w:cs="Times New Roman" w:hint="eastAsia"/>
        </w:rPr>
        <w:t>his</w:t>
      </w:r>
      <w:r w:rsidR="00034A9A">
        <w:rPr>
          <w:rFonts w:ascii="Times New Roman" w:hAnsi="Times New Roman" w:cs="Times New Roman"/>
        </w:rPr>
        <w:t xml:space="preserve"> will make the model</w:t>
      </w:r>
      <w:r w:rsidR="009A5C18">
        <w:rPr>
          <w:rFonts w:ascii="Times New Roman" w:hAnsi="Times New Roman" w:cs="Times New Roman"/>
        </w:rPr>
        <w:t>’s prediction</w:t>
      </w:r>
      <w:r w:rsidR="00FB0C67">
        <w:rPr>
          <w:rFonts w:ascii="Times New Roman" w:hAnsi="Times New Roman" w:cs="Times New Roman"/>
        </w:rPr>
        <w:t>s</w:t>
      </w:r>
      <w:r w:rsidR="00034A9A">
        <w:rPr>
          <w:rFonts w:ascii="Times New Roman" w:hAnsi="Times New Roman" w:cs="Times New Roman"/>
        </w:rPr>
        <w:t xml:space="preserve"> </w:t>
      </w:r>
      <w:r w:rsidR="009A5C18">
        <w:rPr>
          <w:rFonts w:ascii="Times New Roman" w:hAnsi="Times New Roman" w:cs="Times New Roman"/>
        </w:rPr>
        <w:t>inconsistent</w:t>
      </w:r>
      <w:r w:rsidR="00034A9A">
        <w:rPr>
          <w:rFonts w:ascii="Times New Roman" w:hAnsi="Times New Roman" w:cs="Times New Roman"/>
        </w:rPr>
        <w:t xml:space="preserve"> </w:t>
      </w:r>
      <w:r w:rsidR="00FB0C67">
        <w:rPr>
          <w:rFonts w:ascii="Times New Roman" w:hAnsi="Times New Roman" w:cs="Times New Roman"/>
        </w:rPr>
        <w:t xml:space="preserve">to </w:t>
      </w:r>
      <w:r w:rsidR="00034A9A">
        <w:rPr>
          <w:rFonts w:ascii="Times New Roman" w:hAnsi="Times New Roman" w:cs="Times New Roman"/>
        </w:rPr>
        <w:t>observation</w:t>
      </w:r>
      <w:r w:rsidR="00FB0C67">
        <w:rPr>
          <w:rFonts w:ascii="Times New Roman" w:hAnsi="Times New Roman" w:cs="Times New Roman"/>
        </w:rPr>
        <w:t>s</w:t>
      </w:r>
      <w:r w:rsidR="00034A9A">
        <w:rPr>
          <w:rFonts w:ascii="Times New Roman" w:hAnsi="Times New Roman" w:cs="Times New Roman"/>
        </w:rPr>
        <w:t xml:space="preserve"> </w:t>
      </w:r>
      <w:r w:rsidR="004A4EE0">
        <w:rPr>
          <w:rFonts w:ascii="Times New Roman" w:hAnsi="Times New Roman" w:cs="Times New Roman"/>
        </w:rPr>
        <w:t>even if the model is correct</w:t>
      </w:r>
      <w:r w:rsidR="00034A9A">
        <w:rPr>
          <w:rFonts w:ascii="Times New Roman" w:hAnsi="Times New Roman" w:cs="Times New Roman"/>
        </w:rPr>
        <w:t>.</w:t>
      </w:r>
      <w:r w:rsidR="00772BA0">
        <w:rPr>
          <w:rFonts w:ascii="Times New Roman" w:hAnsi="Times New Roman" w:cs="Times New Roman"/>
        </w:rPr>
        <w:t xml:space="preserve"> Therefore, it is important to specify the parameter priors to incorporate prior knowledge</w:t>
      </w:r>
      <w:r w:rsidR="00B06EB1">
        <w:rPr>
          <w:rFonts w:ascii="Times New Roman" w:hAnsi="Times New Roman" w:cs="Times New Roman"/>
        </w:rPr>
        <w:t xml:space="preserve"> when constructing prior predictive distributions</w:t>
      </w:r>
      <w:r w:rsidR="00772BA0">
        <w:rPr>
          <w:rFonts w:ascii="Times New Roman" w:hAnsi="Times New Roman" w:cs="Times New Roman"/>
        </w:rPr>
        <w:t>.</w:t>
      </w:r>
    </w:p>
    <w:p w14:paraId="74686696" w14:textId="45AD3265" w:rsidR="003B25C5" w:rsidRPr="003B25C5" w:rsidRDefault="003B25C5" w:rsidP="00E067C3">
      <w:pPr>
        <w:spacing w:line="480" w:lineRule="auto"/>
        <w:rPr>
          <w:rFonts w:ascii="Times New Roman" w:hAnsi="Times New Roman" w:cs="Times New Roman"/>
          <w:b/>
          <w:bCs/>
        </w:rPr>
      </w:pPr>
      <w:r w:rsidRPr="003B25C5">
        <w:rPr>
          <w:rFonts w:ascii="Times New Roman" w:hAnsi="Times New Roman" w:cs="Times New Roman" w:hint="eastAsia"/>
          <w:b/>
          <w:bCs/>
        </w:rPr>
        <w:t>F</w:t>
      </w:r>
      <w:r w:rsidRPr="003B25C5">
        <w:rPr>
          <w:rFonts w:ascii="Times New Roman" w:hAnsi="Times New Roman" w:cs="Times New Roman"/>
          <w:b/>
          <w:bCs/>
        </w:rPr>
        <w:t>igure 1</w:t>
      </w:r>
    </w:p>
    <w:p w14:paraId="7EA5298A" w14:textId="3AD2162D" w:rsidR="003B25C5" w:rsidRPr="003B25C5" w:rsidRDefault="003B25C5" w:rsidP="003B25C5">
      <w:pPr>
        <w:spacing w:line="480" w:lineRule="auto"/>
        <w:rPr>
          <w:rFonts w:ascii="Times New Roman" w:hAnsi="Times New Roman" w:cs="Times New Roman"/>
          <w:i/>
          <w:iCs/>
        </w:rPr>
      </w:pPr>
      <w:r w:rsidRPr="003B25C5">
        <w:rPr>
          <w:rFonts w:ascii="Times New Roman" w:hAnsi="Times New Roman" w:cs="Times New Roman"/>
          <w:i/>
          <w:iCs/>
        </w:rPr>
        <w:t>The prior predictive distribution</w:t>
      </w:r>
      <w:r>
        <w:rPr>
          <w:rFonts w:ascii="Times New Roman" w:hAnsi="Times New Roman" w:cs="Times New Roman"/>
          <w:i/>
          <w:iCs/>
        </w:rPr>
        <w:t>s</w:t>
      </w:r>
      <w:r w:rsidRPr="003B25C5">
        <w:rPr>
          <w:rFonts w:ascii="Times New Roman" w:hAnsi="Times New Roman" w:cs="Times New Roman"/>
          <w:i/>
          <w:iCs/>
        </w:rPr>
        <w:t xml:space="preserve"> of the proportion of participants choosing the first option.</w:t>
      </w:r>
    </w:p>
    <w:p w14:paraId="6020905C" w14:textId="2073342B" w:rsidR="00772BA0" w:rsidRDefault="00EC3797" w:rsidP="008552E4">
      <w:pPr>
        <w:spacing w:line="480" w:lineRule="auto"/>
        <w:jc w:val="center"/>
        <w:rPr>
          <w:rFonts w:ascii="Times New Roman" w:hAnsi="Times New Roman" w:cs="Times New Roman"/>
        </w:rPr>
      </w:pPr>
      <w:r>
        <w:rPr>
          <w:noProof/>
        </w:rPr>
        <w:drawing>
          <wp:inline distT="0" distB="0" distL="0" distR="0" wp14:anchorId="027DF5D3" wp14:editId="41909693">
            <wp:extent cx="36576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78FAE54" w14:textId="3056C5AB" w:rsidR="00302D26" w:rsidRPr="00302D26" w:rsidRDefault="003B25C5" w:rsidP="00302D26">
      <w:pPr>
        <w:spacing w:line="480" w:lineRule="auto"/>
        <w:rPr>
          <w:rFonts w:ascii="Times New Roman" w:hAnsi="Times New Roman" w:cs="Times New Roman"/>
        </w:rPr>
      </w:pPr>
      <w:r w:rsidRPr="003B25C5">
        <w:rPr>
          <w:rFonts w:ascii="Times New Roman" w:hAnsi="Times New Roman" w:cs="Times New Roman"/>
          <w:i/>
          <w:iCs/>
        </w:rPr>
        <w:t>Note.</w:t>
      </w:r>
      <w:r>
        <w:rPr>
          <w:rFonts w:ascii="Times New Roman" w:hAnsi="Times New Roman" w:cs="Times New Roman"/>
        </w:rPr>
        <w:t xml:space="preserve"> The green distribution was generated by setting</w:t>
      </w:r>
      <w:r w:rsidR="00302D26">
        <w:rPr>
          <w:rFonts w:ascii="Times New Roman" w:hAnsi="Times New Roman" w:cs="Times New Roman"/>
        </w:rPr>
        <w:t xml:space="preserve"> </w:t>
      </w:r>
      <m:oMath>
        <m:r>
          <w:rPr>
            <w:rFonts w:ascii="Cambria Math" w:hAnsi="Cambria Math" w:cs="Times New Roman"/>
          </w:rPr>
          <m:t>a~N</m:t>
        </m:r>
        <m:d>
          <m:dPr>
            <m:ctrlPr>
              <w:rPr>
                <w:rFonts w:ascii="Cambria Math" w:hAnsi="Cambria Math" w:cs="Times New Roman"/>
                <w:i/>
              </w:rPr>
            </m:ctrlPr>
          </m:dPr>
          <m:e>
            <m:r>
              <w:rPr>
                <w:rFonts w:ascii="Cambria Math" w:hAnsi="Cambria Math" w:cs="Times New Roman"/>
              </w:rPr>
              <m:t>0,100</m:t>
            </m:r>
          </m:e>
        </m:d>
        <m:r>
          <w:rPr>
            <w:rFonts w:ascii="Cambria Math" w:hAnsi="Cambria Math" w:cs="Times New Roman"/>
          </w:rPr>
          <m:t>T(0,∞)</m:t>
        </m:r>
      </m:oMath>
      <w:r w:rsidR="00302D26">
        <w:rPr>
          <w:rFonts w:ascii="Times New Roman" w:hAnsi="Times New Roman" w:cs="Times New Roman" w:hint="eastAsia"/>
        </w:rPr>
        <w:t xml:space="preserve"> </w:t>
      </w:r>
      <w:r w:rsidR="00302D26">
        <w:rPr>
          <w:rFonts w:ascii="Times New Roman" w:hAnsi="Times New Roman" w:cs="Times New Roman"/>
        </w:rPr>
        <w:t xml:space="preserve">and </w:t>
      </w:r>
      <w:r>
        <w:rPr>
          <w:rFonts w:ascii="Times New Roman" w:hAnsi="Times New Roman" w:cs="Times New Roman"/>
        </w:rPr>
        <w:t>the red one by setting</w:t>
      </w:r>
      <w:r w:rsidR="007A0FA6">
        <w:rPr>
          <w:rFonts w:ascii="Times New Roman" w:hAnsi="Times New Roman" w:cs="Times New Roman"/>
        </w:rPr>
        <w:t xml:space="preserve"> 50 participants’</w:t>
      </w:r>
      <w:r w:rsidR="00302D26">
        <w:rPr>
          <w:rFonts w:ascii="Times New Roman" w:hAnsi="Times New Roman" w:cs="Times New Roman"/>
        </w:rPr>
        <w:t xml:space="preserve"> </w:t>
      </w:r>
      <m:oMath>
        <m:r>
          <w:rPr>
            <w:rFonts w:ascii="Cambria Math" w:hAnsi="Cambria Math" w:cs="Times New Roman"/>
          </w:rPr>
          <m:t>a=1</m:t>
        </m:r>
      </m:oMath>
      <w:r w:rsidR="007A0FA6">
        <w:rPr>
          <w:rFonts w:ascii="Times New Roman" w:hAnsi="Times New Roman" w:cs="Times New Roman"/>
        </w:rPr>
        <w:t xml:space="preserve">, and the rest 50 participants’ </w:t>
      </w:r>
      <m:oMath>
        <m:r>
          <w:rPr>
            <w:rFonts w:ascii="Cambria Math" w:hAnsi="Cambria Math" w:cs="Times New Roman"/>
          </w:rPr>
          <m:t>a=∞</m:t>
        </m:r>
      </m:oMath>
      <w:r w:rsidR="007A0FA6">
        <w:rPr>
          <w:rFonts w:ascii="Times New Roman" w:hAnsi="Times New Roman" w:cs="Times New Roman"/>
        </w:rPr>
        <w:t xml:space="preserve">. The red distribution is the rightmost </w:t>
      </w:r>
      <w:r w:rsidR="009D3B9F">
        <w:rPr>
          <w:rFonts w:ascii="Times New Roman" w:hAnsi="Times New Roman" w:cs="Times New Roman"/>
        </w:rPr>
        <w:t xml:space="preserve">prior predictive distribution </w:t>
      </w:r>
      <w:r w:rsidR="007A0FA6">
        <w:rPr>
          <w:rFonts w:ascii="Times New Roman" w:hAnsi="Times New Roman" w:cs="Times New Roman"/>
        </w:rPr>
        <w:t xml:space="preserve">according to the prior knowledge, but the prior predictive distribution induced by the vague prior </w:t>
      </w:r>
      <w:r w:rsidR="009A5C18">
        <w:rPr>
          <w:rFonts w:ascii="Times New Roman" w:hAnsi="Times New Roman" w:cs="Times New Roman"/>
        </w:rPr>
        <w:t>has</w:t>
      </w:r>
      <w:r w:rsidR="007A0FA6">
        <w:rPr>
          <w:rFonts w:ascii="Times New Roman" w:hAnsi="Times New Roman" w:cs="Times New Roman"/>
        </w:rPr>
        <w:t xml:space="preserve"> a</w:t>
      </w:r>
      <w:r w:rsidR="009A5C18">
        <w:rPr>
          <w:rFonts w:ascii="Times New Roman" w:hAnsi="Times New Roman" w:cs="Times New Roman"/>
        </w:rPr>
        <w:t>n</w:t>
      </w:r>
      <w:r w:rsidR="007A0FA6">
        <w:rPr>
          <w:rFonts w:ascii="Times New Roman" w:hAnsi="Times New Roman" w:cs="Times New Roman"/>
        </w:rPr>
        <w:t xml:space="preserve"> </w:t>
      </w:r>
      <w:r w:rsidR="009A5C18">
        <w:rPr>
          <w:rFonts w:ascii="Times New Roman" w:hAnsi="Times New Roman" w:cs="Times New Roman" w:hint="eastAsia"/>
        </w:rPr>
        <w:t>even</w:t>
      </w:r>
      <w:r w:rsidR="007A0FA6">
        <w:rPr>
          <w:rFonts w:ascii="Times New Roman" w:hAnsi="Times New Roman" w:cs="Times New Roman"/>
        </w:rPr>
        <w:t xml:space="preserve"> higher range.</w:t>
      </w:r>
    </w:p>
    <w:p w14:paraId="51CCC477" w14:textId="77777777" w:rsidR="006C14D5" w:rsidRDefault="006C14D5" w:rsidP="00E067C3">
      <w:pPr>
        <w:spacing w:line="480" w:lineRule="auto"/>
        <w:rPr>
          <w:rFonts w:ascii="Times New Roman" w:hAnsi="Times New Roman" w:cs="Times New Roman"/>
        </w:rPr>
      </w:pPr>
    </w:p>
    <w:p w14:paraId="242A260F" w14:textId="38C47094" w:rsidR="00E067C3" w:rsidRPr="00975C28" w:rsidRDefault="00B51094" w:rsidP="00E067C3">
      <w:pPr>
        <w:spacing w:line="480" w:lineRule="auto"/>
        <w:rPr>
          <w:rFonts w:ascii="Times New Roman" w:hAnsi="Times New Roman" w:cs="Times New Roman"/>
        </w:rPr>
      </w:pPr>
      <w:r>
        <w:rPr>
          <w:rFonts w:ascii="Times New Roman" w:hAnsi="Times New Roman" w:cs="Times New Roman"/>
        </w:rPr>
        <w:tab/>
      </w:r>
      <w:r w:rsidR="00E067C3" w:rsidRPr="00975C28">
        <w:rPr>
          <w:rFonts w:ascii="Times New Roman" w:hAnsi="Times New Roman" w:cs="Times New Roman"/>
        </w:rPr>
        <w:fldChar w:fldCharType="begin"/>
      </w:r>
      <w:r w:rsidR="00E067C3" w:rsidRPr="00975C28">
        <w:rPr>
          <w:rFonts w:ascii="Times New Roman" w:hAnsi="Times New Roman" w:cs="Times New Roman"/>
        </w:rPr>
        <w:instrText xml:space="preserve"> ADDIN ZOTERO_ITEM CSL_CITATION {"citationID":"4xrcZqUP","properties":{"formattedCitation":"(Lee &amp; Vanpaemel, 2018)","plainCitation":"(Lee &amp; Vanpaemel, 2018)","dontUpdate":true,"noteIndex":0},"citationItems":[{"id":24679,"uris":["http://zotero.org/users/5418352/items/INSRNRJH"],"uri":["http://zotero.org/users/5418352/items/INSRNRJH"],"itemData":{"id":24679,"type":"article-journal","abstract":"The development of cognitive models involves the creative scientific formalization of assumptions, based on theory, observation, and other relevant information. In the Bayesian approach to implementing, testing, and using cognitive models, assumptions can influence both the likelihood function of the model, usually corresponding to assumptions about psychological processes, and the prior distribution over model parameters, usually corresponding to assumptions about the psychological variables that influence those processes. The specification of the prior is unique to the Bayesian context, but often raises concerns that lead to the use of vague or non-informative priors in cognitive modeling. Sometimes the concerns stem from philosophical objections, but more often practical difficulties with how priors should be determined are the stumbling block. We survey several sources of information that can help to specify priors for cognitive models, discuss some of the methods by which this information can be formalized in a prior distribution, and identify a number of benefits of including informative priors in cognitive modeling. Our discussion is based on three illustrative cognitive models, involving memory retention, categorization, and decision making.","container-title":"Psychonomic Bulletin &amp; Review","DOI":"10.3758/s13423-017-1238-3","ISSN":"1069-9384, 1531-5320","issue":"1","journalAbbreviation":"Psychon Bull Rev","language":"en","page":"114-127","source":"DOI.org (Crossref)","title":"Determining informative priors for cognitive models","volume":"25","author":[{"family":"Lee","given":"Michael D."},{"family":"Vanpaemel","given":"Wolf"}],"issued":{"date-parts":[["2018",2]]},"citation-key":"leeDeterminingInformativePriors2018"}}],"schema":"https://github.com/citation-style-language/schema/raw/master/csl-citation.json"} </w:instrText>
      </w:r>
      <w:r w:rsidR="00E067C3" w:rsidRPr="00975C28">
        <w:rPr>
          <w:rFonts w:ascii="Times New Roman" w:hAnsi="Times New Roman" w:cs="Times New Roman"/>
        </w:rPr>
        <w:fldChar w:fldCharType="separate"/>
      </w:r>
      <w:r w:rsidR="00E067C3" w:rsidRPr="00975C28">
        <w:rPr>
          <w:rFonts w:ascii="Times New Roman" w:hAnsi="Times New Roman" w:cs="Times New Roman"/>
        </w:rPr>
        <w:t>Lee and Vanpaemel</w:t>
      </w:r>
      <w:r w:rsidR="00E067C3" w:rsidRPr="00975C28">
        <w:rPr>
          <w:rFonts w:ascii="Times New Roman" w:hAnsi="Times New Roman" w:cs="Times New Roman"/>
        </w:rPr>
        <w:fldChar w:fldCharType="end"/>
      </w:r>
      <w:r w:rsidR="00E067C3" w:rsidRPr="00975C28">
        <w:rPr>
          <w:rFonts w:ascii="Times New Roman" w:hAnsi="Times New Roman" w:cs="Times New Roman"/>
        </w:rPr>
        <w:t xml:space="preserve"> (2018) </w:t>
      </w:r>
      <w:r w:rsidR="0092192C">
        <w:rPr>
          <w:rFonts w:ascii="Times New Roman" w:hAnsi="Times New Roman" w:cs="Times New Roman"/>
        </w:rPr>
        <w:t>suggested</w:t>
      </w:r>
      <w:r w:rsidR="00E067C3" w:rsidRPr="00975C28">
        <w:rPr>
          <w:rFonts w:ascii="Times New Roman" w:hAnsi="Times New Roman" w:cs="Times New Roman"/>
        </w:rPr>
        <w:t xml:space="preserve"> several sources and methods to develop informative priors. Here I describe the general procedure that used in the following two </w:t>
      </w:r>
      <w:r w:rsidR="00CE4A75">
        <w:rPr>
          <w:rFonts w:ascii="Times New Roman" w:hAnsi="Times New Roman" w:cs="Times New Roman"/>
        </w:rPr>
        <w:t>applications</w:t>
      </w:r>
      <w:r w:rsidR="00E067C3" w:rsidRPr="00975C28">
        <w:rPr>
          <w:rFonts w:ascii="Times New Roman" w:hAnsi="Times New Roman" w:cs="Times New Roman"/>
        </w:rPr>
        <w:t>.</w:t>
      </w:r>
      <w:r w:rsidR="00AD32B3">
        <w:rPr>
          <w:rFonts w:ascii="Times New Roman" w:hAnsi="Times New Roman" w:cs="Times New Roman"/>
        </w:rPr>
        <w:t xml:space="preserve"> T</w:t>
      </w:r>
      <w:r w:rsidR="00E067C3" w:rsidRPr="00975C28">
        <w:rPr>
          <w:rFonts w:ascii="Times New Roman" w:hAnsi="Times New Roman" w:cs="Times New Roman"/>
        </w:rPr>
        <w:t xml:space="preserve">he </w:t>
      </w:r>
      <w:r w:rsidR="001D7205">
        <w:rPr>
          <w:rFonts w:ascii="Times New Roman" w:hAnsi="Times New Roman" w:cs="Times New Roman"/>
        </w:rPr>
        <w:t xml:space="preserve">study-specific </w:t>
      </w:r>
      <w:r w:rsidR="00E067C3" w:rsidRPr="00975C28">
        <w:rPr>
          <w:rFonts w:ascii="Times New Roman" w:hAnsi="Times New Roman" w:cs="Times New Roman"/>
        </w:rPr>
        <w:t>detail</w:t>
      </w:r>
      <w:r w:rsidR="00AD32B3">
        <w:rPr>
          <w:rFonts w:ascii="Times New Roman" w:hAnsi="Times New Roman" w:cs="Times New Roman"/>
        </w:rPr>
        <w:t>s</w:t>
      </w:r>
      <w:r w:rsidR="00E067C3" w:rsidRPr="00975C28">
        <w:rPr>
          <w:rFonts w:ascii="Times New Roman" w:hAnsi="Times New Roman" w:cs="Times New Roman"/>
        </w:rPr>
        <w:t xml:space="preserve"> </w:t>
      </w:r>
      <w:r w:rsidR="009A2C08">
        <w:rPr>
          <w:rFonts w:ascii="Times New Roman" w:hAnsi="Times New Roman" w:cs="Times New Roman"/>
        </w:rPr>
        <w:t>are</w:t>
      </w:r>
      <w:r w:rsidR="00E067C3" w:rsidRPr="00975C28">
        <w:rPr>
          <w:rFonts w:ascii="Times New Roman" w:hAnsi="Times New Roman" w:cs="Times New Roman"/>
        </w:rPr>
        <w:t xml:space="preserve"> </w:t>
      </w:r>
      <w:r w:rsidR="00AD32B3">
        <w:rPr>
          <w:rFonts w:ascii="Times New Roman" w:hAnsi="Times New Roman" w:cs="Times New Roman"/>
        </w:rPr>
        <w:t>describ</w:t>
      </w:r>
      <w:r w:rsidR="00E067C3" w:rsidRPr="00975C28">
        <w:rPr>
          <w:rFonts w:ascii="Times New Roman" w:hAnsi="Times New Roman" w:cs="Times New Roman"/>
        </w:rPr>
        <w:t xml:space="preserve">ed </w:t>
      </w:r>
      <w:r w:rsidR="00CE4A75">
        <w:rPr>
          <w:rFonts w:ascii="Times New Roman" w:hAnsi="Times New Roman" w:cs="Times New Roman"/>
        </w:rPr>
        <w:t xml:space="preserve">along </w:t>
      </w:r>
      <w:r w:rsidR="00E067C3" w:rsidRPr="00975C28">
        <w:rPr>
          <w:rFonts w:ascii="Times New Roman" w:hAnsi="Times New Roman" w:cs="Times New Roman"/>
        </w:rPr>
        <w:t xml:space="preserve">with the </w:t>
      </w:r>
      <w:r w:rsidR="00CE4A75">
        <w:rPr>
          <w:rFonts w:ascii="Times New Roman" w:hAnsi="Times New Roman" w:cs="Times New Roman"/>
        </w:rPr>
        <w:t>application</w:t>
      </w:r>
      <w:r w:rsidR="00E067C3" w:rsidRPr="00975C28">
        <w:rPr>
          <w:rFonts w:ascii="Times New Roman" w:hAnsi="Times New Roman" w:cs="Times New Roman"/>
        </w:rPr>
        <w:t>s.</w:t>
      </w:r>
    </w:p>
    <w:p w14:paraId="67866891" w14:textId="160A5B8F" w:rsidR="00E067C3" w:rsidRPr="00975C28" w:rsidRDefault="00E067C3" w:rsidP="00CA2DE4">
      <w:pPr>
        <w:spacing w:line="480" w:lineRule="auto"/>
        <w:rPr>
          <w:rFonts w:ascii="Times New Roman" w:hAnsi="Times New Roman" w:cs="Times New Roman"/>
        </w:rPr>
      </w:pPr>
      <w:r w:rsidRPr="00975C28">
        <w:rPr>
          <w:rFonts w:ascii="Times New Roman" w:hAnsi="Times New Roman" w:cs="Times New Roman"/>
        </w:rPr>
        <w:tab/>
        <w:t xml:space="preserve">First, the boundary and order of parameters </w:t>
      </w:r>
      <w:r w:rsidR="00CA2DE4">
        <w:rPr>
          <w:rFonts w:ascii="Times New Roman" w:hAnsi="Times New Roman" w:cs="Times New Roman"/>
        </w:rPr>
        <w:t>were</w:t>
      </w:r>
      <w:r w:rsidRPr="00975C28">
        <w:rPr>
          <w:rFonts w:ascii="Times New Roman" w:hAnsi="Times New Roman" w:cs="Times New Roman"/>
        </w:rPr>
        <w:t xml:space="preserve"> decided based on the theoretical assumptions</w:t>
      </w:r>
      <w:r w:rsidR="00ED08DD">
        <w:rPr>
          <w:rFonts w:ascii="Times New Roman" w:hAnsi="Times New Roman" w:cs="Times New Roman"/>
        </w:rPr>
        <w:t>,</w:t>
      </w:r>
      <w:r w:rsidRPr="00975C28">
        <w:rPr>
          <w:rFonts w:ascii="Times New Roman" w:hAnsi="Times New Roman" w:cs="Times New Roman"/>
        </w:rPr>
        <w:t xml:space="preserve"> logic constraints</w:t>
      </w:r>
      <w:r w:rsidR="00ED08DD">
        <w:rPr>
          <w:rFonts w:ascii="Times New Roman" w:hAnsi="Times New Roman" w:cs="Times New Roman"/>
        </w:rPr>
        <w:t xml:space="preserve"> and results of previous studies</w:t>
      </w:r>
      <w:r w:rsidRPr="00975C28">
        <w:rPr>
          <w:rFonts w:ascii="Times New Roman" w:hAnsi="Times New Roman" w:cs="Times New Roman"/>
        </w:rPr>
        <w:t>.</w:t>
      </w:r>
      <w:r w:rsidR="00ED08DD">
        <w:rPr>
          <w:rFonts w:ascii="Times New Roman" w:hAnsi="Times New Roman" w:cs="Times New Roman"/>
        </w:rPr>
        <w:t xml:space="preserve"> T</w:t>
      </w:r>
      <w:r w:rsidR="00ED08DD">
        <w:rPr>
          <w:rFonts w:ascii="Times New Roman" w:hAnsi="Times New Roman" w:cs="Times New Roman" w:hint="eastAsia"/>
        </w:rPr>
        <w:t>hen</w:t>
      </w:r>
      <w:r w:rsidRPr="00975C28">
        <w:rPr>
          <w:rFonts w:ascii="Times New Roman" w:hAnsi="Times New Roman" w:cs="Times New Roman"/>
        </w:rPr>
        <w:t xml:space="preserve">, if datasets from pilot studies or previous research with similar experimental designs are retrievable, the model </w:t>
      </w:r>
      <w:r w:rsidR="00CA2DE4">
        <w:rPr>
          <w:rFonts w:ascii="Times New Roman" w:hAnsi="Times New Roman" w:cs="Times New Roman"/>
        </w:rPr>
        <w:t>wa</w:t>
      </w:r>
      <w:r w:rsidRPr="00975C28">
        <w:rPr>
          <w:rFonts w:ascii="Times New Roman" w:hAnsi="Times New Roman" w:cs="Times New Roman"/>
        </w:rPr>
        <w:t>s fitted to these datasets</w:t>
      </w:r>
      <w:r w:rsidR="00963655">
        <w:rPr>
          <w:rFonts w:ascii="Times New Roman" w:hAnsi="Times New Roman" w:cs="Times New Roman"/>
        </w:rPr>
        <w:t xml:space="preserve">. </w:t>
      </w:r>
      <w:r w:rsidR="00B1033E">
        <w:rPr>
          <w:rFonts w:ascii="Times New Roman" w:hAnsi="Times New Roman" w:cs="Times New Roman"/>
        </w:rPr>
        <w:t>Here, t</w:t>
      </w:r>
      <w:r w:rsidR="00963655">
        <w:rPr>
          <w:rFonts w:ascii="Times New Roman" w:hAnsi="Times New Roman" w:cs="Times New Roman"/>
        </w:rPr>
        <w:t>he model was assumed no individual difference</w:t>
      </w:r>
      <w:r w:rsidR="005E6534">
        <w:rPr>
          <w:rFonts w:ascii="Times New Roman" w:hAnsi="Times New Roman" w:cs="Times New Roman"/>
        </w:rPr>
        <w:t>s</w:t>
      </w:r>
      <w:r w:rsidR="00B1033E">
        <w:rPr>
          <w:rFonts w:ascii="Times New Roman" w:hAnsi="Times New Roman" w:cs="Times New Roman"/>
        </w:rPr>
        <w:t xml:space="preserve"> since the retrieved datasets contain relatively few participants</w:t>
      </w:r>
      <w:r w:rsidRPr="00975C28">
        <w:rPr>
          <w:rFonts w:ascii="Times New Roman" w:hAnsi="Times New Roman" w:cs="Times New Roman"/>
        </w:rPr>
        <w:t>.</w:t>
      </w:r>
      <w:r w:rsidR="00ED08DD">
        <w:rPr>
          <w:rFonts w:ascii="Times New Roman" w:hAnsi="Times New Roman" w:cs="Times New Roman"/>
        </w:rPr>
        <w:t xml:space="preserve"> </w:t>
      </w:r>
      <w:r w:rsidR="00C374B8">
        <w:rPr>
          <w:rFonts w:ascii="Times New Roman" w:hAnsi="Times New Roman" w:cs="Times New Roman"/>
        </w:rPr>
        <w:t xml:space="preserve">The posterior distributions of the parameters were obtained by taking 4000 samples using 4 chains of 1000 iterations, after 1000 warmup iterations. </w:t>
      </w:r>
      <w:r w:rsidR="00ED08DD">
        <w:rPr>
          <w:rFonts w:ascii="Times New Roman" w:hAnsi="Times New Roman" w:cs="Times New Roman"/>
        </w:rPr>
        <w:t xml:space="preserve">For parameters that posterior distributions can be obtain from </w:t>
      </w:r>
      <w:r w:rsidR="00CA2DE4">
        <w:rPr>
          <w:rFonts w:ascii="Times New Roman" w:hAnsi="Times New Roman" w:cs="Times New Roman"/>
        </w:rPr>
        <w:t xml:space="preserve">the last step, </w:t>
      </w:r>
      <w:r w:rsidRPr="00975C28">
        <w:rPr>
          <w:rFonts w:ascii="Times New Roman" w:hAnsi="Times New Roman" w:cs="Times New Roman"/>
        </w:rPr>
        <w:t xml:space="preserve">the truncated normal distribution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μ,σ</m:t>
            </m:r>
          </m:e>
        </m:d>
        <m:r>
          <w:rPr>
            <w:rFonts w:ascii="Cambria Math" w:hAnsi="Cambria Math" w:cs="Times New Roman"/>
          </w:rPr>
          <m:t>T(L,U)</m:t>
        </m:r>
      </m:oMath>
      <w:r w:rsidRPr="00975C28">
        <w:rPr>
          <w:rFonts w:ascii="Times New Roman" w:hAnsi="Times New Roman" w:cs="Times New Roman"/>
        </w:rPr>
        <w:t xml:space="preserve"> </w:t>
      </w:r>
      <w:r w:rsidR="00CA2DE4">
        <w:rPr>
          <w:rFonts w:ascii="Times New Roman" w:hAnsi="Times New Roman" w:cs="Times New Roman"/>
        </w:rPr>
        <w:t>wa</w:t>
      </w:r>
      <w:r w:rsidRPr="00975C28">
        <w:rPr>
          <w:rFonts w:ascii="Times New Roman" w:hAnsi="Times New Roman" w:cs="Times New Roman"/>
        </w:rPr>
        <w:t>s used</w:t>
      </w:r>
      <w:r w:rsidR="00CA2DE4">
        <w:rPr>
          <w:rFonts w:ascii="Times New Roman" w:hAnsi="Times New Roman" w:cs="Times New Roman"/>
        </w:rPr>
        <w:t>.</w:t>
      </w:r>
      <w:r w:rsidRPr="00975C28">
        <w:rPr>
          <w:rFonts w:ascii="Times New Roman" w:hAnsi="Times New Roman" w:cs="Times New Roman"/>
        </w:rPr>
        <w:t xml:space="preserve"> </w:t>
      </w:r>
      <m:oMath>
        <m:r>
          <w:rPr>
            <w:rFonts w:ascii="Cambria Math" w:hAnsi="Cambria Math" w:cs="Times New Roman"/>
          </w:rPr>
          <m:t>μ</m:t>
        </m:r>
      </m:oMath>
      <w:r w:rsidRPr="00975C28">
        <w:rPr>
          <w:rFonts w:ascii="Times New Roman" w:hAnsi="Times New Roman" w:cs="Times New Roman"/>
        </w:rPr>
        <w:t xml:space="preserve"> </w:t>
      </w:r>
      <w:r w:rsidR="00CA2DE4">
        <w:rPr>
          <w:rFonts w:ascii="Times New Roman" w:hAnsi="Times New Roman" w:cs="Times New Roman"/>
        </w:rPr>
        <w:t>wa</w:t>
      </w:r>
      <w:r w:rsidRPr="00975C28">
        <w:rPr>
          <w:rFonts w:ascii="Times New Roman" w:hAnsi="Times New Roman" w:cs="Times New Roman"/>
        </w:rPr>
        <w:t>s the posterior mean</w:t>
      </w:r>
      <w:r w:rsidR="00CA2DE4">
        <w:rPr>
          <w:rFonts w:ascii="Times New Roman" w:hAnsi="Times New Roman" w:cs="Times New Roman"/>
        </w:rPr>
        <w:t xml:space="preserve">. </w:t>
      </w:r>
      <m:oMath>
        <m:r>
          <w:rPr>
            <w:rFonts w:ascii="Cambria Math" w:hAnsi="Cambria Math" w:cs="Times New Roman"/>
          </w:rPr>
          <m:t>L</m:t>
        </m:r>
      </m:oMath>
      <w:r w:rsidR="00CA2DE4">
        <w:rPr>
          <w:rFonts w:ascii="Times New Roman" w:hAnsi="Times New Roman" w:cs="Times New Roman" w:hint="eastAsia"/>
        </w:rPr>
        <w:t xml:space="preserve"> </w:t>
      </w:r>
      <w:r w:rsidR="00CA2DE4">
        <w:rPr>
          <w:rFonts w:ascii="Times New Roman" w:hAnsi="Times New Roman" w:cs="Times New Roman"/>
        </w:rPr>
        <w:t xml:space="preserve">and </w:t>
      </w:r>
      <m:oMath>
        <m:r>
          <w:rPr>
            <w:rFonts w:ascii="Cambria Math" w:hAnsi="Cambria Math" w:cs="Times New Roman"/>
          </w:rPr>
          <m:t>U</m:t>
        </m:r>
      </m:oMath>
      <w:r w:rsidR="00CA2DE4">
        <w:rPr>
          <w:rFonts w:ascii="Times New Roman" w:hAnsi="Times New Roman" w:cs="Times New Roman" w:hint="eastAsia"/>
        </w:rPr>
        <w:t xml:space="preserve"> </w:t>
      </w:r>
      <w:r w:rsidR="00CA2DE4">
        <w:rPr>
          <w:rFonts w:ascii="Times New Roman" w:hAnsi="Times New Roman" w:cs="Times New Roman"/>
        </w:rPr>
        <w:t>was the lower and upper bounds specified in the first step</w:t>
      </w:r>
      <w:r w:rsidRPr="00975C28">
        <w:rPr>
          <w:rFonts w:ascii="Times New Roman" w:hAnsi="Times New Roman" w:cs="Times New Roman"/>
        </w:rPr>
        <w:t xml:space="preserve">. </w:t>
      </w:r>
      <w:proofErr w:type="spellStart"/>
      <w:r w:rsidRPr="00D72B6F">
        <w:rPr>
          <w:rFonts w:ascii="Times New Roman" w:hAnsi="Times New Roman" w:cs="Times New Roman"/>
        </w:rPr>
        <w:t>The</w:t>
      </w:r>
      <w:proofErr w:type="spellEnd"/>
      <w:r w:rsidRPr="00D72B6F">
        <w:rPr>
          <w:rFonts w:ascii="Times New Roman" w:hAnsi="Times New Roman" w:cs="Times New Roman"/>
        </w:rPr>
        <w:t xml:space="preserve"> </w:t>
      </w:r>
      <m:oMath>
        <m:r>
          <w:rPr>
            <w:rFonts w:ascii="Cambria Math" w:hAnsi="Cambria Math" w:cs="Times New Roman"/>
          </w:rPr>
          <m:t>σ</m:t>
        </m:r>
      </m:oMath>
      <w:r w:rsidRPr="00D72B6F">
        <w:rPr>
          <w:rFonts w:ascii="Times New Roman" w:hAnsi="Times New Roman" w:cs="Times New Roman"/>
        </w:rPr>
        <w:t xml:space="preserve">s </w:t>
      </w:r>
      <w:r w:rsidR="00D72B6F">
        <w:rPr>
          <w:rFonts w:ascii="Times New Roman" w:hAnsi="Times New Roman" w:cs="Times New Roman" w:hint="eastAsia"/>
        </w:rPr>
        <w:t>were</w:t>
      </w:r>
      <w:r w:rsidR="00D72B6F">
        <w:rPr>
          <w:rFonts w:ascii="Times New Roman" w:hAnsi="Times New Roman" w:cs="Times New Roman"/>
        </w:rPr>
        <w:t xml:space="preserve"> set</w:t>
      </w:r>
      <w:r w:rsidR="00EB5C77">
        <w:rPr>
          <w:rFonts w:ascii="Times New Roman" w:hAnsi="Times New Roman" w:cs="Times New Roman"/>
        </w:rPr>
        <w:t xml:space="preserve"> to make the standard deviation of the prior distribution equal to</w:t>
      </w:r>
      <w:r w:rsidR="00551CC4">
        <w:rPr>
          <w:rFonts w:ascii="Times New Roman" w:hAnsi="Times New Roman" w:cs="Times New Roman"/>
        </w:rPr>
        <w:t xml:space="preserve"> </w:t>
      </w:r>
      <w:r w:rsidR="00551CC4">
        <w:rPr>
          <w:rFonts w:ascii="Times New Roman" w:hAnsi="Times New Roman" w:cs="Times New Roman" w:hint="eastAsia"/>
        </w:rPr>
        <w:t>0.</w:t>
      </w:r>
      <w:r w:rsidR="00551CC4">
        <w:rPr>
          <w:rFonts w:ascii="Times New Roman" w:hAnsi="Times New Roman" w:cs="Times New Roman"/>
        </w:rPr>
        <w:t>0</w:t>
      </w:r>
      <w:r w:rsidR="00551CC4">
        <w:rPr>
          <w:rFonts w:ascii="Times New Roman" w:hAnsi="Times New Roman" w:cs="Times New Roman" w:hint="eastAsia"/>
        </w:rPr>
        <w:t>5,</w:t>
      </w:r>
      <w:r w:rsidR="00551CC4">
        <w:rPr>
          <w:rFonts w:ascii="Times New Roman" w:hAnsi="Times New Roman" w:cs="Times New Roman"/>
        </w:rPr>
        <w:t xml:space="preserve"> 0.1,</w:t>
      </w:r>
      <w:r w:rsidR="00D72B6F">
        <w:rPr>
          <w:rFonts w:ascii="Times New Roman" w:hAnsi="Times New Roman" w:cs="Times New Roman"/>
        </w:rPr>
        <w:t xml:space="preserve"> 0.5, 1 multiplying</w:t>
      </w:r>
      <w:r w:rsidRPr="00975C28">
        <w:rPr>
          <w:rFonts w:ascii="Times New Roman" w:hAnsi="Times New Roman" w:cs="Times New Roman"/>
        </w:rPr>
        <w:t xml:space="preserve"> </w:t>
      </w:r>
      <w:r w:rsidR="0087618B">
        <w:rPr>
          <w:rFonts w:ascii="Times New Roman" w:hAnsi="Times New Roman" w:cs="Times New Roman"/>
        </w:rPr>
        <w:t>the</w:t>
      </w:r>
      <w:r w:rsidR="002E64D1">
        <w:rPr>
          <w:rFonts w:ascii="Times New Roman" w:hAnsi="Times New Roman" w:cs="Times New Roman"/>
        </w:rPr>
        <w:t xml:space="preserve"> absolute values of </w:t>
      </w:r>
      <w:r w:rsidR="00D72B6F">
        <w:rPr>
          <w:rFonts w:ascii="Times New Roman" w:hAnsi="Times New Roman" w:cs="Times New Roman"/>
        </w:rPr>
        <w:t>corresponding posterior means</w:t>
      </w:r>
      <w:r w:rsidRPr="00975C28">
        <w:rPr>
          <w:rFonts w:ascii="Times New Roman" w:hAnsi="Times New Roman" w:cs="Times New Roman"/>
        </w:rPr>
        <w:t>.</w:t>
      </w:r>
      <w:r w:rsidR="0087618B">
        <w:rPr>
          <w:rFonts w:ascii="Times New Roman" w:hAnsi="Times New Roman" w:cs="Times New Roman"/>
        </w:rPr>
        <w:t xml:space="preserve"> For example, if the posterior mean of </w:t>
      </w:r>
      <m:oMath>
        <m:r>
          <w:rPr>
            <w:rFonts w:ascii="Cambria Math" w:hAnsi="Cambria Math" w:cs="Times New Roman"/>
          </w:rPr>
          <m:t>a</m:t>
        </m:r>
      </m:oMath>
      <w:r w:rsidR="0087618B">
        <w:rPr>
          <w:rFonts w:ascii="Times New Roman" w:hAnsi="Times New Roman" w:cs="Times New Roman" w:hint="eastAsia"/>
        </w:rPr>
        <w:t xml:space="preserve"> </w:t>
      </w:r>
      <w:r w:rsidR="0087618B">
        <w:rPr>
          <w:rFonts w:ascii="Times New Roman" w:hAnsi="Times New Roman" w:cs="Times New Roman"/>
        </w:rPr>
        <w:t xml:space="preserve">is 10, then the standard deviations were set to be </w:t>
      </w:r>
      <w:r w:rsidR="002E64D1">
        <w:rPr>
          <w:rFonts w:ascii="Times New Roman" w:hAnsi="Times New Roman" w:cs="Times New Roman" w:hint="eastAsia"/>
        </w:rPr>
        <w:t>0.5,</w:t>
      </w:r>
      <w:r w:rsidR="002E64D1">
        <w:rPr>
          <w:rFonts w:ascii="Times New Roman" w:hAnsi="Times New Roman" w:cs="Times New Roman"/>
        </w:rPr>
        <w:t xml:space="preserve"> 1, 5, 10</w:t>
      </w:r>
      <w:r w:rsidR="0087618B">
        <w:rPr>
          <w:rFonts w:ascii="Times New Roman" w:hAnsi="Times New Roman" w:cs="Times New Roman"/>
        </w:rPr>
        <w:t>.</w:t>
      </w:r>
      <w:r w:rsidRPr="00975C28">
        <w:rPr>
          <w:rFonts w:ascii="Times New Roman" w:hAnsi="Times New Roman" w:cs="Times New Roman"/>
        </w:rPr>
        <w:t xml:space="preserve"> This</w:t>
      </w:r>
      <w:r w:rsidR="00D72B6F">
        <w:rPr>
          <w:rFonts w:ascii="Times New Roman" w:hAnsi="Times New Roman" w:cs="Times New Roman"/>
        </w:rPr>
        <w:t xml:space="preserve"> was intended to </w:t>
      </w:r>
      <w:r w:rsidRPr="00975C28">
        <w:rPr>
          <w:rFonts w:ascii="Times New Roman" w:hAnsi="Times New Roman" w:cs="Times New Roman"/>
        </w:rPr>
        <w:t xml:space="preserve">restrict the </w:t>
      </w:r>
      <w:r w:rsidR="00D72B6F">
        <w:rPr>
          <w:rFonts w:ascii="Times New Roman" w:hAnsi="Times New Roman" w:cs="Times New Roman"/>
        </w:rPr>
        <w:t>variation of</w:t>
      </w:r>
      <w:r w:rsidRPr="00975C28">
        <w:rPr>
          <w:rFonts w:ascii="Times New Roman" w:hAnsi="Times New Roman" w:cs="Times New Roman"/>
        </w:rPr>
        <w:t xml:space="preserve"> the parameters </w:t>
      </w:r>
      <w:r w:rsidR="00D72B6F">
        <w:rPr>
          <w:rFonts w:ascii="Times New Roman" w:hAnsi="Times New Roman" w:cs="Times New Roman"/>
        </w:rPr>
        <w:t>within a</w:t>
      </w:r>
      <w:r w:rsidRPr="00975C28">
        <w:rPr>
          <w:rFonts w:ascii="Times New Roman" w:hAnsi="Times New Roman" w:cs="Times New Roman"/>
        </w:rPr>
        <w:t xml:space="preserve"> proper scale. When the standard deviation</w:t>
      </w:r>
      <w:r w:rsidR="00D72B6F">
        <w:rPr>
          <w:rFonts w:ascii="Times New Roman" w:hAnsi="Times New Roman" w:cs="Times New Roman"/>
        </w:rPr>
        <w:t xml:space="preserve"> of the parameter</w:t>
      </w:r>
      <w:r w:rsidRPr="00975C28">
        <w:rPr>
          <w:rFonts w:ascii="Times New Roman" w:hAnsi="Times New Roman" w:cs="Times New Roman"/>
        </w:rPr>
        <w:t xml:space="preserve"> cannot reach</w:t>
      </w:r>
      <w:r w:rsidR="00D72B6F">
        <w:rPr>
          <w:rFonts w:ascii="Times New Roman" w:hAnsi="Times New Roman" w:cs="Times New Roman"/>
        </w:rPr>
        <w:t xml:space="preserve"> the set standard deviation (e.g., the varia</w:t>
      </w:r>
      <w:r w:rsidR="00EB5C77">
        <w:rPr>
          <w:rFonts w:ascii="Times New Roman" w:hAnsi="Times New Roman" w:cs="Times New Roman"/>
        </w:rPr>
        <w:t xml:space="preserve">nce of </w:t>
      </w:r>
      <w:r w:rsidR="00D72B6F">
        <w:rPr>
          <w:rFonts w:ascii="Times New Roman" w:hAnsi="Times New Roman" w:cs="Times New Roman"/>
        </w:rPr>
        <w:t xml:space="preserve">a unimodal distribution on </w:t>
      </w:r>
      <m:oMath>
        <m:r>
          <w:rPr>
            <w:rFonts w:ascii="Cambria Math" w:hAnsi="Cambria Math" w:cs="Times New Roman"/>
          </w:rPr>
          <m:t>(0,1)</m:t>
        </m:r>
      </m:oMath>
      <w:r w:rsidR="00D72B6F">
        <w:rPr>
          <w:rFonts w:ascii="Times New Roman" w:hAnsi="Times New Roman" w:cs="Times New Roman"/>
        </w:rPr>
        <w:t xml:space="preserve"> </w:t>
      </w:r>
      <w:r w:rsidR="00EB5C77">
        <w:rPr>
          <w:rFonts w:ascii="Times New Roman" w:hAnsi="Times New Roman" w:cs="Times New Roman"/>
        </w:rPr>
        <w:t xml:space="preserve">cannot exceed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oMath>
      <w:r w:rsidR="00EB5C77">
        <w:rPr>
          <w:rFonts w:ascii="Times New Roman" w:hAnsi="Times New Roman" w:cs="Times New Roman"/>
        </w:rPr>
        <w:t xml:space="preserve">, the variance of </w:t>
      </w:r>
      <m:oMath>
        <m:r>
          <w:rPr>
            <w:rFonts w:ascii="Cambria Math" w:hAnsi="Cambria Math" w:cs="Times New Roman"/>
          </w:rPr>
          <m:t>U(0,1))</m:t>
        </m:r>
      </m:oMath>
      <w:r w:rsidR="00EB5C77">
        <w:rPr>
          <w:rFonts w:ascii="Times New Roman" w:hAnsi="Times New Roman" w:cs="Times New Roman"/>
        </w:rPr>
        <w:t>,</w:t>
      </w:r>
      <w:r w:rsidRPr="00975C28">
        <w:rPr>
          <w:rFonts w:ascii="Times New Roman" w:hAnsi="Times New Roman" w:cs="Times New Roman"/>
        </w:rPr>
        <w:t xml:space="preserve"> the parameter </w:t>
      </w:r>
      <w:r w:rsidR="00D72B6F">
        <w:rPr>
          <w:rFonts w:ascii="Times New Roman" w:hAnsi="Times New Roman" w:cs="Times New Roman"/>
        </w:rPr>
        <w:t>wa</w:t>
      </w:r>
      <w:r w:rsidRPr="00975C28">
        <w:rPr>
          <w:rFonts w:ascii="Times New Roman" w:hAnsi="Times New Roman" w:cs="Times New Roman"/>
        </w:rPr>
        <w:t xml:space="preserve">s assumed to be uniformly distributed. For parameters </w:t>
      </w:r>
      <w:r w:rsidR="0087618B">
        <w:rPr>
          <w:rFonts w:ascii="Times New Roman" w:hAnsi="Times New Roman" w:cs="Times New Roman"/>
        </w:rPr>
        <w:t>whose</w:t>
      </w:r>
      <w:r w:rsidRPr="00975C28">
        <w:rPr>
          <w:rFonts w:ascii="Times New Roman" w:hAnsi="Times New Roman" w:cs="Times New Roman"/>
        </w:rPr>
        <w:t xml:space="preserve"> </w:t>
      </w:r>
      <w:r w:rsidR="0087618B">
        <w:rPr>
          <w:rFonts w:ascii="Times New Roman" w:hAnsi="Times New Roman" w:cs="Times New Roman"/>
        </w:rPr>
        <w:t>posterior</w:t>
      </w:r>
      <w:r w:rsidRPr="00975C28">
        <w:rPr>
          <w:rFonts w:ascii="Times New Roman" w:hAnsi="Times New Roman" w:cs="Times New Roman"/>
        </w:rPr>
        <w:t xml:space="preserve"> </w:t>
      </w:r>
      <w:r w:rsidR="0087618B">
        <w:rPr>
          <w:rFonts w:ascii="Times New Roman" w:hAnsi="Times New Roman" w:cs="Times New Roman"/>
        </w:rPr>
        <w:t>mean cannot obtained,</w:t>
      </w:r>
      <w:r w:rsidRPr="00975C28">
        <w:rPr>
          <w:rFonts w:ascii="Times New Roman" w:hAnsi="Times New Roman" w:cs="Times New Roman"/>
        </w:rPr>
        <w:t xml:space="preserve"> </w:t>
      </w:r>
      <w:r w:rsidR="0087618B">
        <w:rPr>
          <w:rFonts w:ascii="Times New Roman" w:hAnsi="Times New Roman" w:cs="Times New Roman"/>
        </w:rPr>
        <w:t xml:space="preserve">the prior </w:t>
      </w:r>
      <w:r w:rsidR="00EB5C77">
        <w:rPr>
          <w:rFonts w:ascii="Times New Roman" w:hAnsi="Times New Roman" w:cs="Times New Roman"/>
        </w:rPr>
        <w:t>wa</w:t>
      </w:r>
      <w:r w:rsidRPr="00975C28">
        <w:rPr>
          <w:rFonts w:ascii="Times New Roman" w:hAnsi="Times New Roman" w:cs="Times New Roman"/>
        </w:rPr>
        <w:t xml:space="preserve">s set to be </w:t>
      </w:r>
      <m:oMath>
        <m:r>
          <w:rPr>
            <w:rFonts w:ascii="Cambria Math" w:hAnsi="Cambria Math" w:cs="Times New Roman"/>
          </w:rPr>
          <m:t>U(L,U)</m:t>
        </m:r>
      </m:oMath>
      <w:r w:rsidR="00CF7C13">
        <w:rPr>
          <w:rFonts w:ascii="Times New Roman" w:hAnsi="Times New Roman" w:cs="Times New Roman"/>
        </w:rPr>
        <w:t xml:space="preserve">, where the lower and upper </w:t>
      </w:r>
      <w:r w:rsidR="00CF7C13">
        <w:rPr>
          <w:rFonts w:ascii="Times New Roman" w:hAnsi="Times New Roman" w:cs="Times New Roman"/>
        </w:rPr>
        <w:lastRenderedPageBreak/>
        <w:t>bounds were the same to the first step. When the lower or upper bound was unknow, different values were tried.</w:t>
      </w:r>
    </w:p>
    <w:p w14:paraId="26F33486" w14:textId="0B9E8C9B" w:rsidR="00E067C3" w:rsidRPr="0004463C" w:rsidRDefault="00E067C3" w:rsidP="00CF7C13">
      <w:pPr>
        <w:spacing w:line="480" w:lineRule="auto"/>
        <w:rPr>
          <w:rFonts w:ascii="Times New Roman" w:hAnsi="Times New Roman" w:cs="Times New Roman"/>
        </w:rPr>
      </w:pPr>
      <w:r w:rsidRPr="00975C28">
        <w:rPr>
          <w:rFonts w:ascii="Times New Roman" w:hAnsi="Times New Roman" w:cs="Times New Roman"/>
        </w:rPr>
        <w:tab/>
        <w:t xml:space="preserve">The sources of the prior information were restricted to the </w:t>
      </w:r>
      <w:r>
        <w:rPr>
          <w:rFonts w:ascii="Times New Roman" w:hAnsi="Times New Roman" w:cs="Times New Roman"/>
        </w:rPr>
        <w:t>literatures published at least one year before</w:t>
      </w:r>
      <w:r w:rsidRPr="00975C28">
        <w:rPr>
          <w:rFonts w:ascii="Times New Roman" w:hAnsi="Times New Roman" w:cs="Times New Roman"/>
        </w:rPr>
        <w:t xml:space="preserve"> the original papers</w:t>
      </w:r>
      <w:r>
        <w:rPr>
          <w:rFonts w:ascii="Times New Roman" w:hAnsi="Times New Roman" w:cs="Times New Roman"/>
        </w:rPr>
        <w:t>.</w:t>
      </w:r>
      <w:r w:rsidR="000B1196">
        <w:rPr>
          <w:rFonts w:ascii="Times New Roman" w:hAnsi="Times New Roman" w:cs="Times New Roman"/>
        </w:rPr>
        <w:t xml:space="preserve"> </w:t>
      </w:r>
      <w:r>
        <w:rPr>
          <w:rFonts w:ascii="Times New Roman" w:hAnsi="Times New Roman" w:cs="Times New Roman"/>
        </w:rPr>
        <w:t>The prior predicti</w:t>
      </w:r>
      <w:r w:rsidR="006F7027">
        <w:rPr>
          <w:rFonts w:ascii="Times New Roman" w:hAnsi="Times New Roman" w:cs="Times New Roman"/>
        </w:rPr>
        <w:t>ve distribution</w:t>
      </w:r>
      <w:r>
        <w:rPr>
          <w:rFonts w:ascii="Times New Roman" w:hAnsi="Times New Roman" w:cs="Times New Roman"/>
        </w:rPr>
        <w:t xml:space="preserve"> </w:t>
      </w:r>
      <w:r w:rsidR="00565D8E">
        <w:rPr>
          <w:rFonts w:ascii="Times New Roman" w:hAnsi="Times New Roman" w:cs="Times New Roman"/>
        </w:rPr>
        <w:t>consist</w:t>
      </w:r>
      <w:r w:rsidR="00565D8E">
        <w:rPr>
          <w:rFonts w:ascii="Times New Roman" w:hAnsi="Times New Roman" w:cs="Times New Roman" w:hint="eastAsia"/>
        </w:rPr>
        <w:t>ed</w:t>
      </w:r>
      <w:r w:rsidR="005E4894">
        <w:rPr>
          <w:rFonts w:ascii="Times New Roman" w:hAnsi="Times New Roman" w:cs="Times New Roman"/>
        </w:rPr>
        <w:t xml:space="preserve"> of</w:t>
      </w:r>
      <w:r>
        <w:rPr>
          <w:rFonts w:ascii="Times New Roman" w:hAnsi="Times New Roman" w:cs="Times New Roman"/>
        </w:rPr>
        <w:t xml:space="preserve"> </w:t>
      </w:r>
      <w:r>
        <w:rPr>
          <w:rFonts w:ascii="Times New Roman" w:hAnsi="Times New Roman" w:cs="Times New Roman" w:hint="eastAsia"/>
        </w:rPr>
        <w:t>10</w:t>
      </w:r>
      <w:r w:rsidRPr="00975C28">
        <w:rPr>
          <w:rFonts w:ascii="Times New Roman" w:hAnsi="Times New Roman" w:cs="Times New Roman"/>
        </w:rPr>
        <w:t xml:space="preserve">0000 samples </w:t>
      </w:r>
      <w:r>
        <w:rPr>
          <w:rFonts w:ascii="Times New Roman" w:hAnsi="Times New Roman" w:cs="Times New Roman"/>
        </w:rPr>
        <w:t>for each participant’s each response</w:t>
      </w:r>
      <w:r w:rsidRPr="00975C28">
        <w:rPr>
          <w:rFonts w:ascii="Times New Roman" w:hAnsi="Times New Roman" w:cs="Times New Roman"/>
        </w:rPr>
        <w:t xml:space="preserve">. </w:t>
      </w:r>
      <w:r w:rsidR="0004463C">
        <w:rPr>
          <w:rFonts w:ascii="Times New Roman" w:hAnsi="Times New Roman" w:cs="Times New Roman"/>
        </w:rPr>
        <w:t xml:space="preserve">The </w:t>
      </w:r>
      <w:proofErr w:type="spellStart"/>
      <w:r w:rsidR="0004463C" w:rsidRPr="0004463C">
        <w:rPr>
          <w:rFonts w:ascii="Times New Roman" w:hAnsi="Times New Roman" w:cs="Times New Roman"/>
          <w:i/>
          <w:iCs/>
        </w:rPr>
        <w:t>rstan</w:t>
      </w:r>
      <w:proofErr w:type="spellEnd"/>
      <w:r w:rsidR="0004463C">
        <w:rPr>
          <w:rFonts w:ascii="Times New Roman" w:hAnsi="Times New Roman" w:cs="Times New Roman"/>
          <w:i/>
          <w:iCs/>
        </w:rPr>
        <w:t xml:space="preserve"> </w:t>
      </w:r>
      <w:r w:rsidR="0004463C">
        <w:rPr>
          <w:rFonts w:ascii="Times New Roman" w:hAnsi="Times New Roman" w:cs="Times New Roman"/>
        </w:rPr>
        <w:t xml:space="preserve">package </w:t>
      </w:r>
      <w:r w:rsidR="00221C6D">
        <w:rPr>
          <w:rFonts w:ascii="Times New Roman" w:hAnsi="Times New Roman" w:cs="Times New Roman"/>
        </w:rPr>
        <w:fldChar w:fldCharType="begin"/>
      </w:r>
      <w:r w:rsidR="00221C6D">
        <w:rPr>
          <w:rFonts w:ascii="Times New Roman" w:hAnsi="Times New Roman" w:cs="Times New Roman"/>
        </w:rPr>
        <w:instrText xml:space="preserve"> ADDIN ZOTERO_ITEM CSL_CITATION {"citationID":"9Qh83phe","properties":{"formattedCitation":"(Stan Development Team, n.d.)","plainCitation":"(Stan Development Team, n.d.)","noteIndex":0},"citationItems":[{"id":25815,"uris":["http://zotero.org/users/5418352/items/7KXYDPLQ"],"uri":["http://zotero.org/users/5418352/items/7KXYDPLQ"],"itemData":{"id":25815,"type":"article","title":"RStan: the R interface to Stan","URL":"https://mc-stan.org/","author":[{"literal":"Stan Development Team"}],"citation-key":"standevelopmentteamRStanInterfaceStan"}}],"schema":"https://github.com/citation-style-language/schema/raw/master/csl-citation.json"} </w:instrText>
      </w:r>
      <w:r w:rsidR="00221C6D">
        <w:rPr>
          <w:rFonts w:ascii="Times New Roman" w:hAnsi="Times New Roman" w:cs="Times New Roman"/>
        </w:rPr>
        <w:fldChar w:fldCharType="separate"/>
      </w:r>
      <w:r w:rsidR="00221C6D" w:rsidRPr="00221C6D">
        <w:rPr>
          <w:rFonts w:ascii="Times New Roman" w:hAnsi="Times New Roman" w:cs="Times New Roman"/>
        </w:rPr>
        <w:t>(Stan Development Team, n.d.)</w:t>
      </w:r>
      <w:r w:rsidR="00221C6D">
        <w:rPr>
          <w:rFonts w:ascii="Times New Roman" w:hAnsi="Times New Roman" w:cs="Times New Roman"/>
        </w:rPr>
        <w:fldChar w:fldCharType="end"/>
      </w:r>
      <w:r w:rsidR="006A452E">
        <w:rPr>
          <w:rFonts w:ascii="Times New Roman" w:hAnsi="Times New Roman" w:cs="Times New Roman"/>
        </w:rPr>
        <w:t xml:space="preserve"> </w:t>
      </w:r>
      <w:r w:rsidR="0004463C">
        <w:rPr>
          <w:rFonts w:ascii="Times New Roman" w:hAnsi="Times New Roman" w:cs="Times New Roman"/>
        </w:rPr>
        <w:t xml:space="preserve">was used to fit the models to previous dataset and </w:t>
      </w:r>
      <w:r w:rsidR="006A452E">
        <w:rPr>
          <w:rFonts w:ascii="Times New Roman" w:hAnsi="Times New Roman" w:cs="Times New Roman"/>
        </w:rPr>
        <w:t>generate prior predictive distributions. T</w:t>
      </w:r>
      <w:r w:rsidR="006A452E" w:rsidRPr="00975C28">
        <w:rPr>
          <w:rFonts w:ascii="Times New Roman" w:hAnsi="Times New Roman" w:cs="Times New Roman"/>
        </w:rPr>
        <w:t>he proportion of the prior predicti</w:t>
      </w:r>
      <w:r w:rsidR="006A452E">
        <w:rPr>
          <w:rFonts w:ascii="Times New Roman" w:hAnsi="Times New Roman" w:cs="Times New Roman"/>
        </w:rPr>
        <w:t>ve distribution</w:t>
      </w:r>
      <w:r w:rsidR="006A452E" w:rsidRPr="00975C28">
        <w:rPr>
          <w:rFonts w:ascii="Times New Roman" w:hAnsi="Times New Roman" w:cs="Times New Roman"/>
        </w:rPr>
        <w:t xml:space="preserve"> that the core prediction should cover was set to be 99.99%.</w:t>
      </w:r>
      <w:r w:rsidR="002B3C3A">
        <w:rPr>
          <w:rFonts w:ascii="Times New Roman" w:hAnsi="Times New Roman" w:cs="Times New Roman"/>
        </w:rPr>
        <w:t xml:space="preserve"> The range of the core prediction was computed by R package </w:t>
      </w:r>
      <w:proofErr w:type="spellStart"/>
      <w:r w:rsidR="00361B71">
        <w:rPr>
          <w:rFonts w:ascii="Times New Roman" w:hAnsi="Times New Roman" w:cs="Times New Roman"/>
          <w:i/>
          <w:iCs/>
        </w:rPr>
        <w:t>HDI</w:t>
      </w:r>
      <w:r w:rsidR="00361B71">
        <w:rPr>
          <w:rFonts w:ascii="Times New Roman" w:hAnsi="Times New Roman" w:cs="Times New Roman" w:hint="eastAsia"/>
          <w:i/>
          <w:iCs/>
        </w:rPr>
        <w:t>nter</w:t>
      </w:r>
      <w:r w:rsidR="00361B71">
        <w:rPr>
          <w:rFonts w:ascii="Times New Roman" w:hAnsi="Times New Roman" w:cs="Times New Roman"/>
          <w:i/>
          <w:iCs/>
        </w:rPr>
        <w:t>val</w:t>
      </w:r>
      <w:proofErr w:type="spellEnd"/>
      <w:r w:rsidR="00221C6D">
        <w:rPr>
          <w:rFonts w:ascii="Times New Roman" w:hAnsi="Times New Roman" w:cs="Times New Roman"/>
          <w:i/>
          <w:iCs/>
        </w:rPr>
        <w:t xml:space="preserve"> </w:t>
      </w:r>
      <w:r w:rsidR="00221C6D">
        <w:rPr>
          <w:rFonts w:ascii="Times New Roman" w:hAnsi="Times New Roman" w:cs="Times New Roman"/>
          <w:i/>
          <w:iCs/>
        </w:rPr>
        <w:fldChar w:fldCharType="begin"/>
      </w:r>
      <w:r w:rsidR="00221C6D">
        <w:rPr>
          <w:rFonts w:ascii="Times New Roman" w:hAnsi="Times New Roman" w:cs="Times New Roman"/>
          <w:i/>
          <w:iCs/>
        </w:rPr>
        <w:instrText xml:space="preserve"> ADDIN ZOTERO_ITEM CSL_CITATION {"citationID":"G6MsxTCY","properties":{"formattedCitation":"(Meredith &amp; Kruschke, 2020)","plainCitation":"(Meredith &amp; Kruschke, 2020)","noteIndex":0},"citationItems":[{"id":25817,"uris":["http://zotero.org/users/5418352/items/HA739UVX"],"uri":["http://zotero.org/users/5418352/items/HA739UVX"],"itemData":{"id":25817,"type":"report","genre":"manual","title":"HDInterval: Highest (posterior) density intervals","URL":"https://CRAN.R-project.org/package=HDInterval","author":[{"family":"Meredith","given":"Mike"},{"family":"Kruschke","given":"John"}],"issued":{"date-parts":[["2020"]]},"citation-key":"meredithHDIntervalHighestPosterior2020"}}],"schema":"https://github.com/citation-style-language/schema/raw/master/csl-citation.json"} </w:instrText>
      </w:r>
      <w:r w:rsidR="00221C6D">
        <w:rPr>
          <w:rFonts w:ascii="Times New Roman" w:hAnsi="Times New Roman" w:cs="Times New Roman"/>
          <w:i/>
          <w:iCs/>
        </w:rPr>
        <w:fldChar w:fldCharType="separate"/>
      </w:r>
      <w:r w:rsidR="00221C6D" w:rsidRPr="00221C6D">
        <w:rPr>
          <w:rFonts w:ascii="Times New Roman" w:hAnsi="Times New Roman" w:cs="Times New Roman"/>
        </w:rPr>
        <w:t xml:space="preserve">(Meredith &amp; </w:t>
      </w:r>
      <w:proofErr w:type="spellStart"/>
      <w:r w:rsidR="00221C6D" w:rsidRPr="00221C6D">
        <w:rPr>
          <w:rFonts w:ascii="Times New Roman" w:hAnsi="Times New Roman" w:cs="Times New Roman"/>
        </w:rPr>
        <w:t>Kruschke</w:t>
      </w:r>
      <w:proofErr w:type="spellEnd"/>
      <w:r w:rsidR="00221C6D" w:rsidRPr="00221C6D">
        <w:rPr>
          <w:rFonts w:ascii="Times New Roman" w:hAnsi="Times New Roman" w:cs="Times New Roman"/>
        </w:rPr>
        <w:t>, 2020)</w:t>
      </w:r>
      <w:r w:rsidR="00221C6D">
        <w:rPr>
          <w:rFonts w:ascii="Times New Roman" w:hAnsi="Times New Roman" w:cs="Times New Roman"/>
          <w:i/>
          <w:iCs/>
        </w:rPr>
        <w:fldChar w:fldCharType="end"/>
      </w:r>
      <w:r w:rsidR="005E1FC3">
        <w:rPr>
          <w:rFonts w:ascii="Times New Roman" w:hAnsi="Times New Roman" w:cs="Times New Roman"/>
          <w:i/>
          <w:iCs/>
        </w:rPr>
        <w:t>.</w:t>
      </w:r>
    </w:p>
    <w:p w14:paraId="448256CF" w14:textId="77777777" w:rsidR="001927A1" w:rsidRPr="007130FC" w:rsidRDefault="001927A1" w:rsidP="001927A1">
      <w:pPr>
        <w:pStyle w:val="2"/>
        <w:rPr>
          <w:rFonts w:ascii="Times New Roman" w:hAnsi="Times New Roman" w:cs="Times New Roman"/>
          <w:sz w:val="24"/>
          <w:szCs w:val="24"/>
        </w:rPr>
      </w:pPr>
      <w:r w:rsidRPr="007130FC">
        <w:rPr>
          <w:rFonts w:ascii="Times New Roman" w:hAnsi="Times New Roman" w:cs="Times New Roman"/>
          <w:sz w:val="24"/>
          <w:szCs w:val="24"/>
        </w:rPr>
        <w:t>Data priors</w:t>
      </w:r>
    </w:p>
    <w:p w14:paraId="5749237B" w14:textId="5A5B6D00" w:rsidR="001927A1" w:rsidRPr="001927A1" w:rsidRDefault="001927A1" w:rsidP="001927A1">
      <w:pPr>
        <w:spacing w:line="480" w:lineRule="auto"/>
        <w:rPr>
          <w:rFonts w:ascii="Times New Roman" w:hAnsi="Times New Roman" w:cs="Times New Roman"/>
        </w:rPr>
      </w:pPr>
      <w:r w:rsidRPr="001927A1">
        <w:rPr>
          <w:rFonts w:ascii="Times New Roman" w:hAnsi="Times New Roman" w:cs="Times New Roman"/>
        </w:rPr>
        <w:tab/>
        <w:t xml:space="preserve">Two points need to note with the construction of the data prior </w:t>
      </w:r>
      <w:r w:rsidRPr="001927A1">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{"citationID":"Ic6LvBAH","properties":{"formattedCitation":"(Vanpaemel, 2020)","plainCitation":"(Vanpaemel, 2020)","noteIndex":0},"citationItems":[{"id":"24WD6MqC/dHfSgNFH","uris":["http://zotero.org/users/5418352/items/2J4ILDL2"],"uri":["http://zotero.org/users/5418352/items/2J4ILDL2"],"itemData":{"id":"4EPkELNU/YbSxXU2V","type":"article-journal","abstract":"In their seminal article, Roberts and Pashler (2000) highlighted that providing a good fit to empirical data does not necessarily provide strong support for a theory. For a good fit to be persuasive and for a theory to be strongly supported, the theory should have survived a strong test, in the sense that it is plausible that the theory might have failed the test. The most common way to accommodate the problem of the limited value of a good fit alone is to not only report a measure of goodness-of-fit, but also a measure of the complexity. A recent example of this line of reasoning is provided by Veksler, Myers, and Gluck (2015). In this article, I argue that whereas considering complexity provides useful information when theory testing, using complexity to gauge the severity of a test, or, equivalently, the persuasiveness of a good fit, is misguided. The reason is that complexity only provides information about the possibility of a bad fit, which does not guarantee a strong test. A condition for a test to be strong and a good fit to be persuasive is the demonstration of the plausibility of a bad fit. I provide a worked example of a more complete answer to assessing whether a good fit is persuasive. Providing a strong theory test requires the use of what can be called a data prior, which quantifies—before taking the empirical data into account—which outcomes are plausible. (PsycINFO Database Record (c) 2019 APA, all rights reserved)","container-title":"Psychological Review","DOI":"10.1037/rev0000167","ISSN":"1939-1471(Electronic),0033-295X(Print)","issue":"1","note":"publisher-place: US\npublisher: American Psychological Association","page":"136-145","source":"APA PsycNET","title":"Strong theory testing using the prior predictive and the data prior","volume":"127","author":[{"family":"Vanpaemel","given":"Wolf"}],"issued":{"date-parts":[["2020"]]}}}],"schema":"https://github.com/citation-style-language/schema/raw/master/csl-citation.json"} </w:instrText>
      </w:r>
      <w:r w:rsidRPr="001927A1">
        <w:rPr>
          <w:rFonts w:ascii="Times New Roman" w:hAnsi="Times New Roman" w:cs="Times New Roman"/>
        </w:rPr>
        <w:fldChar w:fldCharType="separate"/>
      </w:r>
      <w:r w:rsidRPr="001927A1">
        <w:rPr>
          <w:rFonts w:ascii="Times New Roman" w:eastAsia="等线" w:hAnsi="Times New Roman" w:cs="Times New Roman"/>
        </w:rPr>
        <w:t>(</w:t>
      </w:r>
      <w:proofErr w:type="spellStart"/>
      <w:r w:rsidRPr="001927A1">
        <w:rPr>
          <w:rFonts w:ascii="Times New Roman" w:eastAsia="等线" w:hAnsi="Times New Roman" w:cs="Times New Roman"/>
        </w:rPr>
        <w:t>Vanpaemel</w:t>
      </w:r>
      <w:proofErr w:type="spellEnd"/>
      <w:r w:rsidRPr="001927A1">
        <w:rPr>
          <w:rFonts w:ascii="Times New Roman" w:eastAsia="等线" w:hAnsi="Times New Roman" w:cs="Times New Roman"/>
        </w:rPr>
        <w:t>, 2020)</w:t>
      </w:r>
      <w:r w:rsidRPr="001927A1">
        <w:rPr>
          <w:rFonts w:ascii="Times New Roman" w:hAnsi="Times New Roman" w:cs="Times New Roman"/>
        </w:rPr>
        <w:fldChar w:fldCharType="end"/>
      </w:r>
      <w:r w:rsidRPr="001927A1">
        <w:rPr>
          <w:rFonts w:ascii="Times New Roman" w:hAnsi="Times New Roman" w:cs="Times New Roman"/>
        </w:rPr>
        <w:t xml:space="preserve">. First, the plausibility of outcomes depends on the details of the experimental design, so the data prior should reflect the specialty of the experiment of interest. Second, the data prior should be sensitive to the theory under consideration. </w:t>
      </w:r>
      <w:r>
        <w:rPr>
          <w:rFonts w:ascii="Times New Roman" w:hAnsi="Times New Roman" w:cs="Times New Roman"/>
        </w:rPr>
        <w:t xml:space="preserve">It is often the case in psychology that a model is constructed explicitly incorporating a </w:t>
      </w:r>
      <w:r w:rsidR="00AA1448">
        <w:rPr>
          <w:rFonts w:ascii="Times New Roman" w:hAnsi="Times New Roman" w:cs="Times New Roman"/>
        </w:rPr>
        <w:t>phenomenon</w:t>
      </w:r>
      <w:r>
        <w:rPr>
          <w:rFonts w:ascii="Times New Roman" w:hAnsi="Times New Roman" w:cs="Times New Roman"/>
        </w:rPr>
        <w:t xml:space="preserve"> observed before and then tested </w:t>
      </w:r>
      <w:r w:rsidR="00CA462A">
        <w:rPr>
          <w:rFonts w:ascii="Times New Roman" w:hAnsi="Times New Roman" w:cs="Times New Roman"/>
        </w:rPr>
        <w:t xml:space="preserve">with a similar experimental design (see Application 2). In such case, even without this </w:t>
      </w:r>
      <w:r w:rsidR="002B4F24">
        <w:rPr>
          <w:rFonts w:ascii="Times New Roman" w:hAnsi="Times New Roman" w:cs="Times New Roman"/>
        </w:rPr>
        <w:t>model</w:t>
      </w:r>
      <w:r w:rsidR="00CA462A">
        <w:rPr>
          <w:rFonts w:ascii="Times New Roman" w:hAnsi="Times New Roman" w:cs="Times New Roman"/>
        </w:rPr>
        <w:t>, we still expect to see the reoccurrence of the phenomenon.</w:t>
      </w:r>
    </w:p>
    <w:p w14:paraId="2BE30F2F" w14:textId="77777777" w:rsidR="001927A1" w:rsidRPr="00975C28" w:rsidRDefault="001927A1" w:rsidP="001927A1">
      <w:pPr>
        <w:spacing w:line="480" w:lineRule="auto"/>
        <w:rPr>
          <w:rFonts w:ascii="Times New Roman" w:hAnsi="Times New Roman" w:cs="Times New Roman"/>
        </w:rPr>
      </w:pPr>
      <w:r>
        <w:rPr>
          <w:rFonts w:ascii="Times New Roman" w:hAnsi="Times New Roman" w:cs="Times New Roman"/>
        </w:rPr>
        <w:tab/>
        <w:t>T</w:t>
      </w:r>
      <w:r w:rsidRPr="00975C28">
        <w:rPr>
          <w:rFonts w:ascii="Times New Roman" w:hAnsi="Times New Roman" w:cs="Times New Roman"/>
        </w:rPr>
        <w:t xml:space="preserve">wo ways </w:t>
      </w:r>
      <w:r>
        <w:rPr>
          <w:rFonts w:ascii="Times New Roman" w:hAnsi="Times New Roman" w:cs="Times New Roman"/>
        </w:rPr>
        <w:t>were</w:t>
      </w:r>
      <w:r w:rsidRPr="00975C28">
        <w:rPr>
          <w:rFonts w:ascii="Times New Roman" w:hAnsi="Times New Roman" w:cs="Times New Roman"/>
        </w:rPr>
        <w:t xml:space="preserve"> used to construct the data priors</w:t>
      </w:r>
      <w:r>
        <w:rPr>
          <w:rFonts w:ascii="Times New Roman" w:hAnsi="Times New Roman" w:cs="Times New Roman"/>
        </w:rPr>
        <w:t xml:space="preserve"> i</w:t>
      </w:r>
      <w:r w:rsidRPr="00975C28">
        <w:rPr>
          <w:rFonts w:ascii="Times New Roman" w:hAnsi="Times New Roman" w:cs="Times New Roman"/>
        </w:rPr>
        <w:t>n this study</w:t>
      </w:r>
      <w:r>
        <w:rPr>
          <w:rFonts w:ascii="Times New Roman" w:hAnsi="Times New Roman" w:cs="Times New Roman"/>
        </w:rPr>
        <w:t>. Here I briefly describe them and the detailed construction will be given with the applications.</w:t>
      </w:r>
    </w:p>
    <w:p w14:paraId="40CA4E53" w14:textId="5B70041D" w:rsidR="001927A1" w:rsidRPr="00975C28" w:rsidRDefault="001927A1" w:rsidP="001927A1">
      <w:pPr>
        <w:spacing w:line="480" w:lineRule="auto"/>
        <w:rPr>
          <w:rFonts w:ascii="Times New Roman" w:hAnsi="Times New Roman" w:cs="Times New Roman"/>
        </w:rPr>
      </w:pPr>
      <w:r w:rsidRPr="00975C28">
        <w:rPr>
          <w:rFonts w:ascii="Times New Roman" w:hAnsi="Times New Roman" w:cs="Times New Roman"/>
        </w:rPr>
        <w:lastRenderedPageBreak/>
        <w:tab/>
        <w:t>First,</w:t>
      </w:r>
      <w:r>
        <w:rPr>
          <w:rFonts w:ascii="Times New Roman" w:hAnsi="Times New Roman" w:cs="Times New Roman"/>
        </w:rPr>
        <w:t xml:space="preserve"> for novel experimental designs, I </w:t>
      </w:r>
      <w:r w:rsidRPr="00564127">
        <w:rPr>
          <w:rFonts w:ascii="Times New Roman" w:hAnsi="Times New Roman" w:cs="Times New Roman"/>
        </w:rPr>
        <w:t>used the practical way suggested by</w:t>
      </w:r>
      <w:bookmarkStart w:id="15" w:name="OLE_LINK5"/>
      <w:r w:rsidRPr="00564127">
        <w:rPr>
          <w:rFonts w:ascii="Times New Roman" w:hAnsi="Times New Roman" w:cs="Times New Roman"/>
        </w:rPr>
        <w:t xml:space="preserve"> </w:t>
      </w:r>
      <w:proofErr w:type="spellStart"/>
      <w:r w:rsidRPr="00564127">
        <w:rPr>
          <w:rFonts w:ascii="Times New Roman" w:hAnsi="Times New Roman" w:cs="Times New Roman"/>
        </w:rPr>
        <w:t>Vanpaemel</w:t>
      </w:r>
      <w:bookmarkEnd w:id="15"/>
      <w:proofErr w:type="spellEnd"/>
      <w:r w:rsidRPr="00564127">
        <w:rPr>
          <w:rFonts w:ascii="Times New Roman" w:hAnsi="Times New Roman" w:cs="Times New Roman"/>
        </w:rPr>
        <w:t xml:space="preserve"> </w:t>
      </w:r>
      <w:r w:rsidRPr="00564127">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{"citationID":"jpnkJROX","properties":{"formattedCitation":"(Vanpaemel, 2020)","plainCitation":"(Vanpaemel, 2020)","dontUpdate":true,"noteIndex":0},"citationItems":[{"id":"24WD6MqC/dHfSgNFH","uris":["http://zotero.org/users/5418352/items/2J4ILDL2"],"uri":["http://zotero.org/users/5418352/items/2J4ILDL2"],"itemData":{"id":85,"type":"article-journal","abstract":"In their seminal article, Roberts and Pashler (2000) highlighted that providing a good fit to empirical data does not necessarily provide strong support for a theory. For a good fit to be persuasive and for a theory to be strongly supported, the theory should have survived a strong test, in the sense that it is plausible that the theory might have failed the test. The most common way to accommodate the problem of the limited value of a good fit alone is to not only report a measure of goodness-of-fit, but also a measure of the complexity. A recent example of this line of reasoning is provided by Veksler, Myers, and Gluck (2015). In this article, I argue that whereas considering complexity provides useful information when theory testing, using complexity to gauge the severity of a test, or, equivalently, the persuasiveness of a good fit, is misguided. The reason is that complexity only provides information about the possibility of a bad fit, which does not guarantee a strong test. A condition for a test to be strong and a good fit to be persuasive is the demonstration of the plausibility of a bad fit. I provide a worked example of a more complete answer to assessing whether a good fit is persuasive. Providing a strong theory test requires the use of what can be called a data prior, which quantifies—before taking the empirical data into account—which outcomes are plausible. (PsycINFO Database Record (c) 2019 APA, all rights reserved)","container-title":"Psychological Review","DOI":"10.1037/rev0000167","ISSN":"1939-1471(Electronic),0033-295X(Print)","issue":"1","note":"publisher-place: US\npublisher: American Psychological Association","page":"136-145","source":"APA PsycNET","title":"Strong theory testing using the prior predictive and the data prior","volume":"127","author":[{"family":"Vanpaemel","given":"Wolf"}],"issued":{"date-parts":[["2020"]]}}}],"schema":"https://github.com/citation-style-language/schema/raw/master/csl-citation.json"} </w:instrText>
      </w:r>
      <w:r w:rsidRPr="00564127">
        <w:rPr>
          <w:rFonts w:ascii="Times New Roman" w:hAnsi="Times New Roman" w:cs="Times New Roman"/>
        </w:rPr>
        <w:fldChar w:fldCharType="separate"/>
      </w:r>
      <w:r w:rsidRPr="00564127">
        <w:rPr>
          <w:rFonts w:ascii="Times New Roman" w:eastAsia="等线" w:hAnsi="Times New Roman" w:cs="Times New Roman"/>
        </w:rPr>
        <w:t>(2020)</w:t>
      </w:r>
      <w:r w:rsidRPr="00564127">
        <w:rPr>
          <w:rFonts w:ascii="Times New Roman" w:hAnsi="Times New Roman" w:cs="Times New Roman"/>
        </w:rPr>
        <w:fldChar w:fldCharType="end"/>
      </w:r>
      <w:r w:rsidRPr="00564127">
        <w:rPr>
          <w:rFonts w:ascii="Times New Roman" w:hAnsi="Times New Roman" w:cs="Times New Roman"/>
        </w:rPr>
        <w:t xml:space="preserve"> to construct the data prior. The joint core predictions of a set of alternative established models explaining the same phenomen</w:t>
      </w:r>
      <w:r w:rsidR="000B7C91">
        <w:rPr>
          <w:rFonts w:ascii="Times New Roman" w:hAnsi="Times New Roman" w:cs="Times New Roman"/>
        </w:rPr>
        <w:t>on</w:t>
      </w:r>
      <w:r w:rsidRPr="00564127">
        <w:rPr>
          <w:rFonts w:ascii="Times New Roman" w:hAnsi="Times New Roman" w:cs="Times New Roman"/>
        </w:rPr>
        <w:t xml:space="preserve"> were used as the data prior. Compared to the core predictions of the newly proposed model, the estimates in previous studies can provide additional information for the priors.</w:t>
      </w:r>
    </w:p>
    <w:p w14:paraId="2C2B8E3C" w14:textId="68FD7F88" w:rsidR="001927A1" w:rsidRPr="00817E5D" w:rsidRDefault="001927A1" w:rsidP="001927A1">
      <w:pPr>
        <w:spacing w:line="480" w:lineRule="auto"/>
        <w:rPr>
          <w:rFonts w:ascii="Times New Roman" w:hAnsi="Times New Roman" w:cs="Times New Roman"/>
        </w:rPr>
      </w:pPr>
      <w:r w:rsidRPr="00975C28">
        <w:rPr>
          <w:rFonts w:ascii="Times New Roman" w:hAnsi="Times New Roman" w:cs="Times New Roman"/>
        </w:rPr>
        <w:tab/>
        <w:t xml:space="preserve">Second, when </w:t>
      </w:r>
      <w:r>
        <w:rPr>
          <w:rFonts w:ascii="Times New Roman" w:hAnsi="Times New Roman" w:cs="Times New Roman"/>
        </w:rPr>
        <w:t xml:space="preserve">previous </w:t>
      </w:r>
      <w:r w:rsidRPr="00975C28">
        <w:rPr>
          <w:rFonts w:ascii="Times New Roman" w:hAnsi="Times New Roman" w:cs="Times New Roman"/>
        </w:rPr>
        <w:t xml:space="preserve">datasets with similar experimental designs exist, the data priors </w:t>
      </w:r>
      <w:r>
        <w:rPr>
          <w:rFonts w:ascii="Times New Roman" w:hAnsi="Times New Roman" w:cs="Times New Roman"/>
        </w:rPr>
        <w:t>were</w:t>
      </w:r>
      <w:r w:rsidRPr="00975C28">
        <w:rPr>
          <w:rFonts w:ascii="Times New Roman" w:hAnsi="Times New Roman" w:cs="Times New Roman"/>
        </w:rPr>
        <w:t xml:space="preserve"> constructed by bootstrapping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{"citationID":"BluIv36o","properties":{"formattedCitation":"(Efron, 1992)","plainCitation":"(Efron, 1992)","noteIndex":0},"citationItems":[{"id":25766,"uris":["http://zotero.org/users/5418352/items/7DG8TARV"],"uri":["http://zotero.org/users/5418352/items/7DG8TARV"],"itemData":{"id":25766,"type":"chapter","abstract":"We discuss the following problem given a random sample X = (X 1, X 2,…, X n) from an unknown probability distribution F, estimate the sampling distribution of some prespecified random variable R(X, F), on the basis of the observed data x. (Standard jackknife theory gives an approximate mean and variance in the case R(X, F) = θ(F^)−θ(F)θ(F^)−θ(F)\\theta \\left( {\\hat F} \\right) - \\theta \\left( F \\right), θ some parameter of interest.) A general method, called the “bootstrap”, is introduced, and shown to work satisfactorily on a variety of estimation problems. The jackknife is shown to be a linear approximation method for the bootstrap. The exposition proceeds by a series of examples: variance of the sample median, error rates in a linear discriminant analysis, ratio estimation, estimating regression parameters, etc.","collection-title":"Springer Series in Statistics","container-title":"Breakthroughs in Statistics: Methodology and Distribution","event-place":"New York, NY","ISBN":"978-1-4612-4380-9","language":"en","note":"DOI: 10.1007/978-1-4612-4380-9_41","page":"569-593","publisher":"Springer","publisher-place":"New York, NY","source":"Springer Link","title":"Bootstrap Methods: Another Look at the Jackknife","title-short":"Bootstrap Methods","URL":"https://doi.org/10.1007/978-1-4612-4380-9_41","author":[{"family":"Efron","given":"Bradley"}],"editor":[{"family":"Kotz","given":"Samuel"},{"family":"Johnson","given":"Norman L."}],"accessed":{"date-parts":[["2022",1,8]]},"issued":{"date-parts":[["1992"]]},"citation-key":"efronBootstrapMethodsAnother1992"}}],"schema":"https://github.com/citation-style-language/schema/raw/master/csl-citation.json"} </w:instrText>
      </w:r>
      <w:r>
        <w:rPr>
          <w:rFonts w:ascii="Times New Roman" w:hAnsi="Times New Roman" w:cs="Times New Roman"/>
        </w:rPr>
        <w:fldChar w:fldCharType="separate"/>
      </w:r>
      <w:r w:rsidRPr="00551F41">
        <w:rPr>
          <w:rFonts w:ascii="Times New Roman" w:hAnsi="Times New Roman" w:cs="Times New Roman"/>
        </w:rPr>
        <w:t>(Efron, 1992)</w:t>
      </w:r>
      <w:r>
        <w:rPr>
          <w:rFonts w:ascii="Times New Roman" w:hAnsi="Times New Roman" w:cs="Times New Roman"/>
        </w:rPr>
        <w:fldChar w:fldCharType="end"/>
      </w:r>
      <w:r>
        <w:rPr>
          <w:rFonts w:ascii="Times New Roman" w:hAnsi="Times New Roman" w:cs="Times New Roman"/>
        </w:rPr>
        <w:t xml:space="preserve"> using R package </w:t>
      </w:r>
      <w:r w:rsidRPr="00551F41">
        <w:rPr>
          <w:rFonts w:ascii="Times New Roman" w:hAnsi="Times New Roman" w:cs="Times New Roman"/>
          <w:i/>
          <w:iCs/>
        </w:rPr>
        <w:t>boot</w:t>
      </w:r>
      <w:r>
        <w:rPr>
          <w:rFonts w:ascii="Times New Roman" w:hAnsi="Times New Roman" w:cs="Times New Roman"/>
          <w:i/>
          <w:iCs/>
        </w:rPr>
        <w:t xml:space="preserve"> </w:t>
      </w:r>
      <w:r>
        <w:rPr>
          <w:rFonts w:ascii="Times New Roman" w:hAnsi="Times New Roman" w:cs="Times New Roman"/>
          <w:i/>
          <w:iCs/>
        </w:rPr>
        <w:fldChar w:fldCharType="begin"/>
      </w:r>
      <w:r>
        <w:rPr>
          <w:rFonts w:ascii="Times New Roman" w:hAnsi="Times New Roman" w:cs="Times New Roman"/>
          <w:i/>
          <w:iCs/>
        </w:rPr>
        <w:instrText xml:space="preserve"> ADDIN ZOTERO_ITEM CSL_CITATION {"citationID":"K4YNgEmH","properties":{"formattedCitation":"(Canty &amp; Ripley, 2021; Davison &amp; Hinkley, 1997)","plainCitation":"(Canty &amp; Ripley, 2021; Davison &amp; Hinkley, 1997)","noteIndex":0},"citationItems":[{"id":25768,"uris":["http://zotero.org/users/5418352/items/ERVDJFD6"],"uri":["http://zotero.org/users/5418352/items/ERVDJFD6"],"itemData":{"id":25768,"type":"report","genre":"manual","title":"boot: Bootstrap r (s-plus) functions","author":[{"family":"Canty","given":"Angelo"},{"family":"Ripley","given":"B. D."}],"issued":{"date-parts":[["2021"]]},"citation-key":"cantyBootBootstrapSplus2021"}},{"id":25770,"uris":["http://zotero.org/users/5418352/items/QKVT7669"],"uri":["http://zotero.org/users/5418352/items/QKVT7669"],"itemData":{"id":25770,"type":"book","event-place":"Cambridge","publisher":"Cambridge University Press","publisher-place":"Cambridge","title":"Bootstrap methods and their applications","URL":"http://statwww.epfl.ch/davison/BMA/","author":[{"family":"Davison","given":"A. C."},{"family":"Hinkley","given":"D. V."}],"issued":{"date-parts":[["1997"]]},"citation-key":"davisonBootstrapMethodsTheir1997"}}],"schema":"https://github.com/citation-style-language/schema/raw/master/csl-citation.json"} </w:instrText>
      </w:r>
      <w:r>
        <w:rPr>
          <w:rFonts w:ascii="Times New Roman" w:hAnsi="Times New Roman" w:cs="Times New Roman"/>
          <w:i/>
          <w:iCs/>
        </w:rPr>
        <w:fldChar w:fldCharType="separate"/>
      </w:r>
      <w:r w:rsidRPr="00A80687">
        <w:rPr>
          <w:rFonts w:ascii="Times New Roman" w:hAnsi="Times New Roman" w:cs="Times New Roman"/>
        </w:rPr>
        <w:t>(Canty &amp; Ripley, 2021; Davison &amp; Hinkley, 1997)</w:t>
      </w:r>
      <w:r>
        <w:rPr>
          <w:rFonts w:ascii="Times New Roman" w:hAnsi="Times New Roman" w:cs="Times New Roman"/>
          <w:i/>
          <w:iCs/>
        </w:rPr>
        <w:fldChar w:fldCharType="end"/>
      </w:r>
      <w:r w:rsidRPr="00975C28">
        <w:rPr>
          <w:rFonts w:ascii="Times New Roman" w:hAnsi="Times New Roman" w:cs="Times New Roman"/>
        </w:rPr>
        <w:t xml:space="preserve">. </w:t>
      </w:r>
      <w:r>
        <w:rPr>
          <w:rFonts w:ascii="Times New Roman" w:hAnsi="Times New Roman" w:cs="Times New Roman"/>
        </w:rPr>
        <w:t xml:space="preserve">The </w:t>
      </w:r>
      <w:r w:rsidRPr="00975C28">
        <w:rPr>
          <w:rFonts w:ascii="Times New Roman" w:hAnsi="Times New Roman" w:cs="Times New Roman"/>
        </w:rPr>
        <w:t xml:space="preserve">resampling </w:t>
      </w:r>
      <w:r>
        <w:rPr>
          <w:rFonts w:ascii="Times New Roman" w:hAnsi="Times New Roman" w:cs="Times New Roman"/>
        </w:rPr>
        <w:t xml:space="preserve">time was </w:t>
      </w:r>
      <w:r w:rsidRPr="00975C28">
        <w:rPr>
          <w:rFonts w:ascii="Times New Roman" w:hAnsi="Times New Roman" w:cs="Times New Roman"/>
        </w:rPr>
        <w:t xml:space="preserve">10000. The </w:t>
      </w:r>
      <w:r>
        <w:rPr>
          <w:rFonts w:ascii="Times New Roman" w:hAnsi="Times New Roman" w:cs="Times New Roman"/>
        </w:rPr>
        <w:t xml:space="preserve">observed mean </w:t>
      </w:r>
      <m:oMath>
        <m:acc>
          <m:accPr>
            <m:ctrlPr>
              <w:rPr>
                <w:rFonts w:ascii="Cambria Math" w:hAnsi="Cambria Math" w:cs="Times New Roman"/>
                <w:i/>
              </w:rPr>
            </m:ctrlPr>
          </m:accPr>
          <m:e>
            <m:r>
              <w:rPr>
                <w:rFonts w:ascii="Cambria Math" w:hAnsi="Cambria Math" w:cs="Times New Roman"/>
              </w:rPr>
              <m:t>μ</m:t>
            </m:r>
          </m:e>
        </m:acc>
      </m:oMath>
      <w:r w:rsidRPr="00975C28">
        <w:rPr>
          <w:rFonts w:ascii="Times New Roman" w:hAnsi="Times New Roman" w:cs="Times New Roman"/>
        </w:rPr>
        <w:t xml:space="preserve"> and </w:t>
      </w:r>
      <w:r>
        <w:rPr>
          <w:rFonts w:ascii="Times New Roman" w:hAnsi="Times New Roman" w:cs="Times New Roman"/>
        </w:rPr>
        <w:t>the</w:t>
      </w:r>
      <w:r w:rsidRPr="00975C28">
        <w:rPr>
          <w:rFonts w:ascii="Times New Roman" w:hAnsi="Times New Roman" w:cs="Times New Roman"/>
        </w:rPr>
        <w:t xml:space="preserve"> standard deviations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oMath>
      <w:r>
        <w:rPr>
          <w:rFonts w:ascii="Times New Roman" w:hAnsi="Times New Roman" w:cs="Times New Roman" w:hint="eastAsia"/>
        </w:rPr>
        <w:t xml:space="preserve"> </w:t>
      </w:r>
      <w:r>
        <w:rPr>
          <w:rFonts w:ascii="Times New Roman" w:hAnsi="Times New Roman" w:cs="Times New Roman"/>
        </w:rPr>
        <w:t>of the bootstrap replicates were computed for all statistics of interest</w:t>
      </w:r>
      <w:r>
        <w:rPr>
          <w:rFonts w:ascii="Times New Roman" w:hAnsi="Times New Roman" w:cs="Times New Roman" w:hint="eastAsia"/>
        </w:rPr>
        <w:t>.</w:t>
      </w:r>
      <w:r w:rsidRPr="00975C28">
        <w:rPr>
          <w:rFonts w:ascii="Times New Roman" w:hAnsi="Times New Roman" w:cs="Times New Roman"/>
        </w:rPr>
        <w:t xml:space="preserve"> The </w:t>
      </w:r>
      <w:r>
        <w:rPr>
          <w:rFonts w:ascii="Times New Roman" w:hAnsi="Times New Roman" w:cs="Times New Roman"/>
        </w:rPr>
        <w:t xml:space="preserve">confidence </w:t>
      </w:r>
      <w:r w:rsidRPr="00975C28">
        <w:rPr>
          <w:rFonts w:ascii="Times New Roman" w:hAnsi="Times New Roman" w:cs="Times New Roman"/>
        </w:rPr>
        <w:t xml:space="preserve">intervals </w:t>
      </w:r>
      <m:oMath>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 xml:space="preserve">, </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m:t>
        </m:r>
      </m:oMath>
      <w:r w:rsidRPr="00975C28">
        <w:rPr>
          <w:rFonts w:ascii="Times New Roman" w:hAnsi="Times New Roman" w:cs="Times New Roman"/>
        </w:rPr>
        <w:t xml:space="preserve"> </w:t>
      </w:r>
      <w:r>
        <w:rPr>
          <w:rFonts w:ascii="Times New Roman" w:hAnsi="Times New Roman" w:cs="Times New Roman"/>
        </w:rPr>
        <w:t xml:space="preserve">were </w:t>
      </w:r>
      <w:r w:rsidRPr="00975C28">
        <w:rPr>
          <w:rFonts w:ascii="Times New Roman" w:hAnsi="Times New Roman" w:cs="Times New Roman"/>
        </w:rPr>
        <w:t>taken as the data prior</w:t>
      </w:r>
      <w:r>
        <w:rPr>
          <w:rFonts w:ascii="Times New Roman" w:hAnsi="Times New Roman" w:cs="Times New Roman"/>
        </w:rPr>
        <w:t xml:space="preserve">s, where </w:t>
      </w:r>
      <m:oMath>
        <m:r>
          <w:rPr>
            <w:rFonts w:ascii="Cambria Math" w:hAnsi="Cambria Math" w:cs="Times New Roman"/>
          </w:rPr>
          <m:t>k</m:t>
        </m:r>
      </m:oMath>
      <w:r>
        <w:rPr>
          <w:rFonts w:ascii="Times New Roman" w:hAnsi="Times New Roman" w:cs="Times New Roman" w:hint="eastAsia"/>
        </w:rPr>
        <w:t xml:space="preserve"> </w:t>
      </w:r>
      <w:r>
        <w:rPr>
          <w:rFonts w:ascii="Times New Roman" w:hAnsi="Times New Roman" w:cs="Times New Roman"/>
        </w:rPr>
        <w:t xml:space="preserve">was chosen depending on the extent to which the previous datasets </w:t>
      </w:r>
      <w:r w:rsidR="005C1102">
        <w:rPr>
          <w:rFonts w:ascii="Times New Roman" w:hAnsi="Times New Roman" w:cs="Times New Roman"/>
        </w:rPr>
        <w:t>reflect</w:t>
      </w:r>
      <w:r>
        <w:rPr>
          <w:rFonts w:ascii="Times New Roman" w:hAnsi="Times New Roman" w:cs="Times New Roman"/>
        </w:rPr>
        <w:t xml:space="preserve"> the current dataset.</w:t>
      </w:r>
    </w:p>
    <w:p w14:paraId="1DFC6399" w14:textId="6469F723" w:rsidR="001927A1" w:rsidRPr="00487923" w:rsidRDefault="001927A1" w:rsidP="001927A1">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r>
      <w:r w:rsidRPr="00784608">
        <w:rPr>
          <w:rFonts w:ascii="Times New Roman" w:hAnsi="Times New Roman" w:cs="Times New Roman"/>
        </w:rPr>
        <w:t>T</w:t>
      </w:r>
      <w:r w:rsidRPr="00784608">
        <w:rPr>
          <w:rFonts w:ascii="Times New Roman" w:hAnsi="Times New Roman" w:cs="Times New Roman" w:hint="eastAsia"/>
        </w:rPr>
        <w:t>h</w:t>
      </w:r>
      <w:r w:rsidRPr="00784608">
        <w:rPr>
          <w:rFonts w:ascii="Times New Roman" w:hAnsi="Times New Roman" w:cs="Times New Roman"/>
        </w:rPr>
        <w:t>e next two sections are the two</w:t>
      </w:r>
      <w:r>
        <w:rPr>
          <w:rFonts w:ascii="Times New Roman" w:hAnsi="Times New Roman" w:cs="Times New Roman"/>
        </w:rPr>
        <w:t xml:space="preserve"> applications</w:t>
      </w:r>
      <w:r w:rsidRPr="00784608">
        <w:rPr>
          <w:rFonts w:ascii="Times New Roman" w:hAnsi="Times New Roman" w:cs="Times New Roman"/>
        </w:rPr>
        <w:t xml:space="preserve">. </w:t>
      </w:r>
      <w:r>
        <w:rPr>
          <w:rFonts w:ascii="Times New Roman" w:hAnsi="Times New Roman" w:cs="Times New Roman"/>
        </w:rPr>
        <w:t>For each application</w:t>
      </w:r>
      <w:r w:rsidRPr="00784608">
        <w:rPr>
          <w:rFonts w:ascii="Times New Roman" w:hAnsi="Times New Roman" w:cs="Times New Roman"/>
        </w:rPr>
        <w:t xml:space="preserve">, the model and experiment in the original study are described first. </w:t>
      </w:r>
      <w:r w:rsidRPr="009D2C9D">
        <w:rPr>
          <w:rFonts w:ascii="Times New Roman" w:hAnsi="Times New Roman" w:cs="Times New Roman"/>
        </w:rPr>
        <w:t xml:space="preserve">Then, I describe the construction of core predictions and data priors. Finally, I assess the experiment and </w:t>
      </w:r>
      <w:r w:rsidR="00E40A30">
        <w:rPr>
          <w:rFonts w:ascii="Times New Roman" w:hAnsi="Times New Roman" w:cs="Times New Roman"/>
        </w:rPr>
        <w:t>compare the</w:t>
      </w:r>
      <w:ins w:id="16" w:author="JiaLi" w:date="2022-01-11T02:12:00Z">
        <w:r w:rsidR="003103F8">
          <w:rPr>
            <w:rFonts w:ascii="Times New Roman" w:hAnsi="Times New Roman" w:cs="Times New Roman"/>
          </w:rPr>
          <w:t xml:space="preserve"> core</w:t>
        </w:r>
      </w:ins>
      <w:r w:rsidR="00E40A30">
        <w:rPr>
          <w:rFonts w:ascii="Times New Roman" w:hAnsi="Times New Roman" w:cs="Times New Roman"/>
        </w:rPr>
        <w:t xml:space="preserve"> predictions to the</w:t>
      </w:r>
      <w:r w:rsidR="008C645A">
        <w:rPr>
          <w:rFonts w:ascii="Times New Roman" w:hAnsi="Times New Roman" w:cs="Times New Roman"/>
        </w:rPr>
        <w:t xml:space="preserve"> observed</w:t>
      </w:r>
      <w:r w:rsidR="00E40A30">
        <w:rPr>
          <w:rFonts w:ascii="Times New Roman" w:hAnsi="Times New Roman" w:cs="Times New Roman"/>
        </w:rPr>
        <w:t xml:space="preserve"> data</w:t>
      </w:r>
      <w:r w:rsidRPr="009D2C9D">
        <w:rPr>
          <w:rFonts w:ascii="Times New Roman" w:hAnsi="Times New Roman" w:cs="Times New Roman"/>
        </w:rPr>
        <w:t>.</w:t>
      </w:r>
      <w:r>
        <w:rPr>
          <w:rFonts w:ascii="Times New Roman" w:hAnsi="Times New Roman" w:cs="Times New Roman"/>
        </w:rPr>
        <w:t xml:space="preserve"> </w:t>
      </w:r>
      <w:r w:rsidR="008C645A">
        <w:rPr>
          <w:rFonts w:ascii="Times New Roman" w:hAnsi="Times New Roman" w:cs="Times New Roman"/>
        </w:rPr>
        <w:t xml:space="preserve">To imitate the application in the real scenario, </w:t>
      </w:r>
      <w:r w:rsidR="00853C36">
        <w:rPr>
          <w:rFonts w:ascii="Times New Roman" w:hAnsi="Times New Roman" w:cs="Times New Roman"/>
        </w:rPr>
        <w:t xml:space="preserve">I </w:t>
      </w:r>
      <w:r w:rsidR="00853C36">
        <w:rPr>
          <w:rFonts w:ascii="Times New Roman" w:hAnsi="Times New Roman" w:cs="Times New Roman" w:hint="eastAsia"/>
        </w:rPr>
        <w:t>rea</w:t>
      </w:r>
      <w:r w:rsidR="00853C36">
        <w:rPr>
          <w:rFonts w:ascii="Times New Roman" w:hAnsi="Times New Roman" w:cs="Times New Roman"/>
        </w:rPr>
        <w:t>d the results section of the original studies</w:t>
      </w:r>
      <w:r w:rsidR="008C645A">
        <w:rPr>
          <w:rFonts w:ascii="Times New Roman" w:hAnsi="Times New Roman" w:cs="Times New Roman"/>
        </w:rPr>
        <w:t xml:space="preserve"> after the core predictions and data priors were constructed. </w:t>
      </w:r>
      <w:r>
        <w:rPr>
          <w:rFonts w:ascii="Times New Roman" w:hAnsi="Times New Roman" w:cs="Times New Roman"/>
        </w:rPr>
        <w:t xml:space="preserve">All analyses and visualizations were conducted in R programming language version </w:t>
      </w:r>
      <w:r w:rsidRPr="007310F5">
        <w:rPr>
          <w:rStyle w:val="ad"/>
          <w:rFonts w:ascii="Times New Roman" w:hAnsi="Times New Roman" w:cs="Times New Roman"/>
          <w:sz w:val="24"/>
          <w:szCs w:val="24"/>
        </w:rPr>
        <w:t>4.1.2</w:t>
      </w:r>
      <w:r>
        <w:rPr>
          <w:rStyle w:val="ad"/>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{"citationID":"XhmzpZ1k","properties":{"formattedCitation":"(R Core Team, 2021)","plainCitation":"(R Core Team, 2021)","noteIndex":0},"citationItems":[{"id":25776,"uris":["http://zotero.org/users/5418352/items/366F9B2N"],"uri":["http://zotero.org/users/5418352/items/366F9B2N"],"itemData":{"id":25776,"type":"report","event-place":"Vienna, Austria","genre":"manual","note":"tex.organization: R Foundation for Statistical Computing","publisher-place":"Vienna, Austria","title":"R: A language and environment for statistical computing","URL":"https://www.R-project.org/","author":[{"literal":"R Core Team"}],"issued":{"date-parts":[["2021"]]},"citation-key":"rcoreteamLanguageEnvironmentStatistical2021"}}],"schema":"https://github.com/citation-style-language/schema/raw/master/csl-citation.json"} </w:instrText>
      </w:r>
      <w:r>
        <w:rPr>
          <w:rFonts w:ascii="Times New Roman" w:hAnsi="Times New Roman" w:cs="Times New Roman"/>
        </w:rPr>
        <w:fldChar w:fldCharType="separate"/>
      </w:r>
      <w:r w:rsidRPr="00271415">
        <w:rPr>
          <w:rFonts w:ascii="Times New Roman" w:hAnsi="Times New Roman" w:cs="Times New Roman"/>
        </w:rPr>
        <w:t>(R Core Team, 2021)</w:t>
      </w:r>
      <w:r>
        <w:rPr>
          <w:rFonts w:ascii="Times New Roman" w:hAnsi="Times New Roman" w:cs="Times New Roman"/>
        </w:rPr>
        <w:fldChar w:fldCharType="end"/>
      </w:r>
      <w:r>
        <w:rPr>
          <w:rFonts w:ascii="Times New Roman" w:hAnsi="Times New Roman" w:cs="Times New Roman"/>
        </w:rPr>
        <w:t>.</w:t>
      </w:r>
      <w:r w:rsidRPr="00784608">
        <w:rPr>
          <w:rFonts w:ascii="Times New Roman" w:hAnsi="Times New Roman" w:cs="Times New Roman"/>
        </w:rPr>
        <w:t xml:space="preserve"> </w:t>
      </w:r>
      <w:r>
        <w:rPr>
          <w:rFonts w:ascii="Times New Roman" w:hAnsi="Times New Roman" w:cs="Times New Roman"/>
        </w:rPr>
        <w:t>The</w:t>
      </w:r>
      <w:r w:rsidRPr="00975C28">
        <w:rPr>
          <w:rFonts w:ascii="Times New Roman" w:hAnsi="Times New Roman" w:cs="Times New Roman"/>
        </w:rPr>
        <w:t xml:space="preserve"> codes </w:t>
      </w:r>
      <w:r>
        <w:rPr>
          <w:rFonts w:ascii="Times New Roman" w:hAnsi="Times New Roman" w:cs="Times New Roman"/>
        </w:rPr>
        <w:t xml:space="preserve">can be retrieved from </w:t>
      </w:r>
      <w:hyperlink r:id="rId13" w:history="1">
        <w:r w:rsidRPr="009B0096">
          <w:rPr>
            <w:rStyle w:val="af3"/>
            <w:rFonts w:ascii="Times New Roman" w:hAnsi="Times New Roman" w:cs="Times New Roman"/>
          </w:rPr>
          <w:t>https://github.com/sombrelux/Prior-prediction.git</w:t>
        </w:r>
      </w:hyperlink>
      <w:r>
        <w:rPr>
          <w:rFonts w:ascii="Times New Roman" w:hAnsi="Times New Roman" w:cs="Times New Roman"/>
        </w:rPr>
        <w:t>.</w:t>
      </w:r>
    </w:p>
    <w:p w14:paraId="4F934E6A" w14:textId="303E2721" w:rsidR="00880292" w:rsidRPr="00975C28" w:rsidRDefault="00CE4A75" w:rsidP="00FF583A">
      <w:pPr>
        <w:pStyle w:val="1"/>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Application </w:t>
      </w:r>
      <w:r w:rsidR="00880292" w:rsidRPr="00975C28">
        <w:rPr>
          <w:rFonts w:ascii="Times New Roman" w:hAnsi="Times New Roman" w:cs="Times New Roman"/>
          <w:sz w:val="24"/>
          <w:szCs w:val="24"/>
        </w:rPr>
        <w:t>1: Risky intertemporal choice heuristic model</w:t>
      </w:r>
    </w:p>
    <w:p w14:paraId="61B6029B" w14:textId="348AF46B" w:rsidR="00062952"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23359C" w:rsidRPr="00975C28">
        <w:rPr>
          <w:rFonts w:ascii="Times New Roman" w:hAnsi="Times New Roman" w:cs="Times New Roman"/>
        </w:rPr>
        <w:t>The risky intertemporal choice heuristic (RITCH) model is a model of decisions for risky intertemporal choice</w:t>
      </w:r>
      <w:r w:rsidR="00EC0A53" w:rsidRPr="00975C28">
        <w:rPr>
          <w:rFonts w:ascii="Times New Roman" w:hAnsi="Times New Roman" w:cs="Times New Roman"/>
        </w:rPr>
        <w:t xml:space="preserve"> (RIC)</w:t>
      </w:r>
      <w:r w:rsidR="00EF1BC8" w:rsidRPr="00975C28">
        <w:rPr>
          <w:rFonts w:ascii="Times New Roman" w:hAnsi="Times New Roman" w:cs="Times New Roman"/>
        </w:rPr>
        <w:t>,</w:t>
      </w:r>
      <w:r w:rsidR="0023359C" w:rsidRPr="00975C28">
        <w:rPr>
          <w:rFonts w:ascii="Times New Roman" w:hAnsi="Times New Roman" w:cs="Times New Roman"/>
        </w:rPr>
        <w:t xml:space="preserve"> in which </w:t>
      </w:r>
      <w:r w:rsidR="00E30847" w:rsidRPr="00975C28">
        <w:rPr>
          <w:rFonts w:ascii="Times New Roman" w:hAnsi="Times New Roman" w:cs="Times New Roman"/>
        </w:rPr>
        <w:t>option</w:t>
      </w:r>
      <w:r w:rsidR="0023359C" w:rsidRPr="00975C28">
        <w:rPr>
          <w:rFonts w:ascii="Times New Roman" w:hAnsi="Times New Roman" w:cs="Times New Roman"/>
        </w:rPr>
        <w:t xml:space="preserve">s </w:t>
      </w:r>
      <w:r w:rsidR="00E30847" w:rsidRPr="00975C28">
        <w:rPr>
          <w:rFonts w:ascii="Times New Roman" w:hAnsi="Times New Roman" w:cs="Times New Roman"/>
        </w:rPr>
        <w:t xml:space="preserve">can </w:t>
      </w:r>
      <w:r w:rsidR="0023359C" w:rsidRPr="00975C28">
        <w:rPr>
          <w:rFonts w:ascii="Times New Roman" w:hAnsi="Times New Roman" w:cs="Times New Roman"/>
        </w:rPr>
        <w:t xml:space="preserve">differ in </w:t>
      </w:r>
      <w:r w:rsidR="00E30847" w:rsidRPr="00975C28">
        <w:rPr>
          <w:rFonts w:ascii="Times New Roman" w:hAnsi="Times New Roman" w:cs="Times New Roman"/>
        </w:rPr>
        <w:t xml:space="preserve">three attributes: </w:t>
      </w:r>
      <w:r w:rsidR="0023359C" w:rsidRPr="00975C28">
        <w:rPr>
          <w:rFonts w:ascii="Times New Roman" w:hAnsi="Times New Roman" w:cs="Times New Roman"/>
        </w:rPr>
        <w:t xml:space="preserve">amount, risk and delay </w:t>
      </w:r>
      <w:r w:rsidR="0023359C" w:rsidRPr="00975C28">
        <w:rPr>
          <w:rFonts w:ascii="Times New Roman" w:hAnsi="Times New Roman" w:cs="Times New Roman"/>
        </w:rPr>
        <w:fldChar w:fldCharType="begin"/>
      </w:r>
      <w:r w:rsidR="0023359C" w:rsidRPr="00975C28">
        <w:rPr>
          <w:rFonts w:ascii="Times New Roman" w:hAnsi="Times New Roman" w:cs="Times New Roman"/>
        </w:rPr>
        <w:instrText xml:space="preserve"> ADDIN ZOTERO_ITEM CSL_CITATION {"citationID":"cElQJfuu","properties":{"formattedCitation":"(Luckman et al., 2020)","plainCitation":"(Luckman et al., 2020)","noteIndex":0},"citationItems":[{"id":24696,"uris":["http://zotero.org/users/5418352/items/FA9KI277"],"uri":["http://zotero.org/users/5418352/items/FA9KI277"],"itemData":{"id":24696,"type":"article-journal","abstract":"Risky intertemporal choices involve choosing between options that can differ in outcomes, their probability of receipt, and the delay until receipt. To date, there has been no attempt to systematically test, compare, and evaluate theoretical models of such choices. We contribute to theory development by generating predictions from 7 models for 3 common manipulations—magnitude, certainty, and immediacy—across 6 different types of risky intertemporal choices. Qualitative and quantitative comparisons of model predictions to data from an experiment involving almost 4,000 individual choices revealed that an attribute comparison-model, newly modified to incorporate risky intertemporal choices, (the risky intertemporal choice heuristic or RITCH) provided the best account of the data. Results are consistent with growing evidence in support of attribute comparison models in the risky and intertemporal choice literatures, and suggest that the relatively poorer fits of translation-based models reflect their inability to predict the differential impact of certainty and immediacy manipulations. Future theories of risky intertemporal choice may benefit from treating risk and time as independent dimensions, and focusing on attribute-comparison rather than value-comparison processes.","container-title":"Psychological Review","DOI":"10.1037/rev0000223","ISSN":"1939-1471, 0033-295X","issue":"6","journalAbbreviation":"Psychological Review","language":"en","page":"1097-1138","source":"DOI.org (Crossref)","title":"An evaluation and comparison of models of risky intertemporal choice.","volume":"127","author":[{"family":"Luckman","given":"Ashley"},{"family":"Donkin","given":"Chris"},{"family":"Newell","given":"Ben R."}],"issued":{"date-parts":[["2020",11]]},"citation-key":"luckmanEvaluationComparisonModels2020"}}],"schema":"https://github.com/citation-style-language/schema/raw/master/csl-citation.json"} </w:instrText>
      </w:r>
      <w:r w:rsidR="0023359C" w:rsidRPr="00975C28">
        <w:rPr>
          <w:rFonts w:ascii="Times New Roman" w:hAnsi="Times New Roman" w:cs="Times New Roman"/>
        </w:rPr>
        <w:fldChar w:fldCharType="separate"/>
      </w:r>
      <w:r w:rsidR="0023359C" w:rsidRPr="00975C28">
        <w:rPr>
          <w:rFonts w:ascii="Times New Roman" w:hAnsi="Times New Roman" w:cs="Times New Roman"/>
        </w:rPr>
        <w:t>(Luckman et al., 2020)</w:t>
      </w:r>
      <w:r w:rsidR="0023359C" w:rsidRPr="00975C28">
        <w:rPr>
          <w:rFonts w:ascii="Times New Roman" w:hAnsi="Times New Roman" w:cs="Times New Roman"/>
        </w:rPr>
        <w:fldChar w:fldCharType="end"/>
      </w:r>
      <w:r w:rsidR="0023359C" w:rsidRPr="00975C28">
        <w:rPr>
          <w:rFonts w:ascii="Times New Roman" w:hAnsi="Times New Roman" w:cs="Times New Roman"/>
        </w:rPr>
        <w:t>.</w:t>
      </w:r>
      <w:r w:rsidR="00EC0A53" w:rsidRPr="00975C28">
        <w:rPr>
          <w:rFonts w:ascii="Times New Roman" w:hAnsi="Times New Roman" w:cs="Times New Roman"/>
        </w:rPr>
        <w:t xml:space="preserve"> </w:t>
      </w:r>
      <w:r w:rsidR="00880292" w:rsidRPr="00975C28">
        <w:rPr>
          <w:rFonts w:ascii="Times New Roman" w:hAnsi="Times New Roman" w:cs="Times New Roman"/>
        </w:rPr>
        <w:t xml:space="preserve">Traditionally, it is assumed that people </w:t>
      </w:r>
      <w:r w:rsidR="004207E1" w:rsidRPr="00975C28">
        <w:rPr>
          <w:rFonts w:ascii="Times New Roman" w:hAnsi="Times New Roman" w:cs="Times New Roman"/>
        </w:rPr>
        <w:t xml:space="preserve">make choice by </w:t>
      </w:r>
      <w:r w:rsidR="00880292" w:rsidRPr="00975C28">
        <w:rPr>
          <w:rFonts w:ascii="Times New Roman" w:hAnsi="Times New Roman" w:cs="Times New Roman"/>
        </w:rPr>
        <w:t>comput</w:t>
      </w:r>
      <w:r w:rsidR="004207E1" w:rsidRPr="00975C28">
        <w:rPr>
          <w:rFonts w:ascii="Times New Roman" w:hAnsi="Times New Roman" w:cs="Times New Roman"/>
        </w:rPr>
        <w:t>ing the</w:t>
      </w:r>
      <w:r w:rsidR="00880292" w:rsidRPr="00975C28">
        <w:rPr>
          <w:rFonts w:ascii="Times New Roman" w:hAnsi="Times New Roman" w:cs="Times New Roman"/>
        </w:rPr>
        <w:t xml:space="preserve"> utilit</w:t>
      </w:r>
      <w:r w:rsidR="004207E1" w:rsidRPr="00975C28">
        <w:rPr>
          <w:rFonts w:ascii="Times New Roman" w:hAnsi="Times New Roman" w:cs="Times New Roman"/>
        </w:rPr>
        <w:t>y</w:t>
      </w:r>
      <w:r w:rsidR="00880292" w:rsidRPr="00975C28">
        <w:rPr>
          <w:rFonts w:ascii="Times New Roman" w:hAnsi="Times New Roman" w:cs="Times New Roman"/>
        </w:rPr>
        <w:t xml:space="preserve"> </w:t>
      </w:r>
      <w:r w:rsidR="004207E1" w:rsidRPr="00975C28">
        <w:rPr>
          <w:rFonts w:ascii="Times New Roman" w:hAnsi="Times New Roman" w:cs="Times New Roman"/>
        </w:rPr>
        <w:t>for each option</w:t>
      </w:r>
      <w:r w:rsidR="00880292" w:rsidRPr="00975C28">
        <w:rPr>
          <w:rFonts w:ascii="Times New Roman" w:hAnsi="Times New Roman" w:cs="Times New Roman"/>
        </w:rPr>
        <w:t xml:space="preserve"> and choose the one</w:t>
      </w:r>
      <w:r w:rsidR="004207E1" w:rsidRPr="00975C28">
        <w:rPr>
          <w:rFonts w:ascii="Times New Roman" w:hAnsi="Times New Roman" w:cs="Times New Roman"/>
        </w:rPr>
        <w:t xml:space="preserve"> with the highest</w:t>
      </w:r>
      <w:r w:rsidR="00841E2C" w:rsidRPr="00975C28">
        <w:rPr>
          <w:rFonts w:ascii="Times New Roman" w:hAnsi="Times New Roman" w:cs="Times New Roman"/>
        </w:rPr>
        <w:t xml:space="preserve"> utility</w:t>
      </w:r>
      <w:r w:rsidR="00880292" w:rsidRPr="00975C28">
        <w:rPr>
          <w:rFonts w:ascii="Times New Roman" w:hAnsi="Times New Roman" w:cs="Times New Roman"/>
        </w:rPr>
        <w:t>. However,</w:t>
      </w:r>
      <w:r w:rsidR="009C3F00" w:rsidRPr="00975C28">
        <w:rPr>
          <w:rFonts w:ascii="Times New Roman" w:hAnsi="Times New Roman" w:cs="Times New Roman"/>
        </w:rPr>
        <w:t xml:space="preserve"> many anomalies found in risky choice and intertemporal choices</w:t>
      </w:r>
      <w:r w:rsidR="00880292" w:rsidRPr="00975C28">
        <w:rPr>
          <w:rFonts w:ascii="Times New Roman" w:hAnsi="Times New Roman" w:cs="Times New Roman"/>
        </w:rPr>
        <w:t xml:space="preserve"> </w:t>
      </w:r>
      <w:r w:rsidR="009B2A4C" w:rsidRPr="00975C28">
        <w:rPr>
          <w:rFonts w:ascii="Times New Roman" w:hAnsi="Times New Roman" w:cs="Times New Roman"/>
        </w:rPr>
        <w:t>are not well handled by</w:t>
      </w:r>
      <w:r w:rsidR="001065EF" w:rsidRPr="00975C28">
        <w:rPr>
          <w:rFonts w:ascii="Times New Roman" w:hAnsi="Times New Roman" w:cs="Times New Roman"/>
        </w:rPr>
        <w:t xml:space="preserve"> utility-based models</w:t>
      </w:r>
      <w:r w:rsidR="00FD105C" w:rsidRPr="00975C28">
        <w:rPr>
          <w:rFonts w:ascii="Times New Roman" w:hAnsi="Times New Roman" w:cs="Times New Roman"/>
        </w:rPr>
        <w:t xml:space="preserve"> </w:t>
      </w:r>
      <w:r w:rsidR="008E1602" w:rsidRPr="00975C28">
        <w:rPr>
          <w:rFonts w:ascii="Times New Roman" w:hAnsi="Times New Roman" w:cs="Times New Roman"/>
        </w:rPr>
        <w:fldChar w:fldCharType="begin"/>
      </w:r>
      <w:r w:rsidR="00EC6BAB" w:rsidRPr="00975C28">
        <w:rPr>
          <w:rFonts w:ascii="Times New Roman" w:hAnsi="Times New Roman" w:cs="Times New Roman"/>
        </w:rPr>
        <w:instrText xml:space="preserve"> ADDIN ZOTERO_ITEM CSL_CITATION {"citationID":"6hO61GR6","properties":{"formattedCitation":"(Birnbaum et al., 1999; Read et al., 2005)","plainCitation":"(Birnbaum et al., 1999; Read et al., 2005)","dontUpdate":true,"noteIndex":0},"citationItems":[{"id":25748,"uris":["http://zotero.org/users/5418352/items/BQWY8IGM"],"uri":["http://zotero.org/users/5418352/items/BQWY8IGM"],"itemData":{"id":25748,"type":"article-journal","abstract":"This study tests between two modern theories of decision making. Rank- and sign-dependent utility (RSDU) models, including cumulative prospect theory (CPT), imply stochastic dominance and two cumulative independence conditions. Configural weight models, with parameters estimated in previous research, predict systematic violations of these properties for certain choices. Experimental data systematically violate all three properties, contrary to RSDU but consistent with configural weight models. This study also tests whether violations of stochastic dominance can be explained by violations of transitivity. Violations of transitivity may be evidence of a dominance detecting mechanism. Although some transitivity violations were observed, most choice triads violated stochastic dominance without violating transitivity. Judged differences between gambles were not consistent with the CPT model. Data were not consistent with the editing principles of cancellation and combination. The main findings are interpreted in terms of coalescing, the principle that equal outcomes can be combined in a gamble by adding their probabilities. RSDU models imply coalescing but configural weight models violate it, allowing configural weighting to explain violations of stochastic dominance and cumulative independence. Copyright 1999 Academic Press.","container-title":"Organizational Behavior and Human Decision Processes","DOI":"10.1006/obhd.1998.2816","ISSN":"0749-5978","issue":"1","journalAbbreviation":"Organ Behav Hum Decis Process","language":"eng","note":"PMID: 9924141","page":"44-83","source":"PubMed","title":"Evidence against Rank-Dependent Utility Theories: Tests of Cumulative Independence, Interval Independence, Stochastic Dominance, and Transitivity","title-short":"Evidence against Rank-Dependent Utility Theories","volume":"77","author":[{"family":"Birnbaum","given":"null"},{"family":"Patton","given":"null"},{"family":"Lott","given":"null"}],"issued":{"date-parts":[["1999",1]]},"citation-key":"birnbaumEvidenceRankDependentUtility1999"}},{"id":25746,"uris":["http://zotero.org/users/5418352/items/D3M27EXV"],"uri":["http://zotero.org/users/5418352/items/D3M27EXV"],"itemData":{"id":25746,"type":"article-journal","abstract":"We describe a new anomaly in intertemporal choice—the “date/delay effect”: discount rates that are imputed when time is described using calendar dates (e.g., on October 17) are markedly lower than those revealed when future outcomes are described in terms of the corresponding delay (e.g., in six months). Date descriptions not only reduce discount rates, but also affect the implied shape of the discount function: When inferred from intertemporal choices between options referenced by calendar dates, the discount function appears markedly less hyperbolic. We discuss potential psychological bases of the date/delay effect, its implications, and other modes of temporal reference.","container-title":"Management Science","DOI":"10.1287/mnsc.1050.0412","ISSN":"0025-1909","issue":"9","note":"publisher: INFORMS","page":"1326-1335","source":"pubsonline.informs.org (Atypon)","title":"Four Score and Seven Years from Now: The Date/Delay Effect in Temporal Discounting","title-short":"Four Score and Seven Years from Now","volume":"51","author":[{"family":"Read","given":"Daniel"},{"family":"Frederick","given":"Shane"},{"family":"Orsel","given":"Burcu"},{"family":"Rahman","given":"Juwaria"}],"issued":{"date-parts":[["2005",9,1]]},"citation-key":"readFourScoreSeven2005"}}],"schema":"https://github.com/citation-style-language/schema/raw/master/csl-citation.json"} </w:instrText>
      </w:r>
      <w:r w:rsidR="008E1602" w:rsidRPr="00975C28">
        <w:rPr>
          <w:rFonts w:ascii="Times New Roman" w:hAnsi="Times New Roman" w:cs="Times New Roman"/>
        </w:rPr>
        <w:fldChar w:fldCharType="separate"/>
      </w:r>
      <w:r w:rsidR="008E1602" w:rsidRPr="00975C28">
        <w:rPr>
          <w:rFonts w:ascii="Times New Roman" w:hAnsi="Times New Roman" w:cs="Times New Roman"/>
        </w:rPr>
        <w:t>(e.g., Birnbaum et al., 1999; Read et al., 2005)</w:t>
      </w:r>
      <w:r w:rsidR="008E1602" w:rsidRPr="00975C28">
        <w:rPr>
          <w:rFonts w:ascii="Times New Roman" w:hAnsi="Times New Roman" w:cs="Times New Roman"/>
        </w:rPr>
        <w:fldChar w:fldCharType="end"/>
      </w:r>
      <w:r w:rsidR="009B2A4C" w:rsidRPr="00975C28">
        <w:rPr>
          <w:rFonts w:ascii="Times New Roman" w:hAnsi="Times New Roman" w:cs="Times New Roman"/>
        </w:rPr>
        <w:t>.</w:t>
      </w:r>
      <w:r w:rsidR="00B63A7D" w:rsidRPr="00975C28">
        <w:rPr>
          <w:rFonts w:ascii="Times New Roman" w:hAnsi="Times New Roman" w:cs="Times New Roman"/>
        </w:rPr>
        <w:t xml:space="preserve"> </w:t>
      </w:r>
      <w:r w:rsidR="009B2A4C" w:rsidRPr="00975C28">
        <w:rPr>
          <w:rFonts w:ascii="Times New Roman" w:hAnsi="Times New Roman" w:cs="Times New Roman"/>
        </w:rPr>
        <w:t>To account these anomalies, a</w:t>
      </w:r>
      <w:r w:rsidR="0003184E" w:rsidRPr="00975C28">
        <w:rPr>
          <w:rFonts w:ascii="Times New Roman" w:hAnsi="Times New Roman" w:cs="Times New Roman"/>
        </w:rPr>
        <w:t xml:space="preserve">n alternative </w:t>
      </w:r>
      <w:r w:rsidR="00547A91" w:rsidRPr="00975C28">
        <w:rPr>
          <w:rFonts w:ascii="Times New Roman" w:hAnsi="Times New Roman" w:cs="Times New Roman"/>
        </w:rPr>
        <w:t>hypothesis</w:t>
      </w:r>
      <w:r w:rsidR="00C92863" w:rsidRPr="00975C28">
        <w:rPr>
          <w:rFonts w:ascii="Times New Roman" w:hAnsi="Times New Roman" w:cs="Times New Roman"/>
        </w:rPr>
        <w:t xml:space="preserve"> has been proposed </w:t>
      </w:r>
      <w:r w:rsidR="001065EF" w:rsidRPr="00975C28">
        <w:rPr>
          <w:rFonts w:ascii="Times New Roman" w:hAnsi="Times New Roman" w:cs="Times New Roman"/>
        </w:rPr>
        <w:t>that</w:t>
      </w:r>
      <w:r w:rsidR="00702373" w:rsidRPr="00975C28">
        <w:rPr>
          <w:rFonts w:ascii="Times New Roman" w:hAnsi="Times New Roman" w:cs="Times New Roman"/>
        </w:rPr>
        <w:t xml:space="preserve"> people compare each attribute of options and</w:t>
      </w:r>
      <w:r w:rsidR="003344E3" w:rsidRPr="00975C28">
        <w:rPr>
          <w:rFonts w:ascii="Times New Roman" w:hAnsi="Times New Roman" w:cs="Times New Roman"/>
        </w:rPr>
        <w:t xml:space="preserve"> </w:t>
      </w:r>
      <w:r w:rsidR="00702373" w:rsidRPr="00975C28">
        <w:rPr>
          <w:rFonts w:ascii="Times New Roman" w:hAnsi="Times New Roman" w:cs="Times New Roman"/>
        </w:rPr>
        <w:t>combine them</w:t>
      </w:r>
      <w:r w:rsidR="003344E3" w:rsidRPr="00975C28">
        <w:rPr>
          <w:rFonts w:ascii="Times New Roman" w:hAnsi="Times New Roman" w:cs="Times New Roman"/>
        </w:rPr>
        <w:t xml:space="preserve"> later when making choice</w:t>
      </w:r>
      <w:r w:rsidR="00547A91" w:rsidRPr="00975C28">
        <w:rPr>
          <w:rFonts w:ascii="Times New Roman" w:hAnsi="Times New Roman" w:cs="Times New Roman"/>
        </w:rPr>
        <w:t xml:space="preserve"> </w:t>
      </w:r>
      <w:r w:rsidR="00702373" w:rsidRPr="00975C28">
        <w:rPr>
          <w:rFonts w:ascii="Times New Roman" w:hAnsi="Times New Roman" w:cs="Times New Roman"/>
        </w:rPr>
        <w:fldChar w:fldCharType="begin"/>
      </w:r>
      <w:r w:rsidR="00702373" w:rsidRPr="00975C28">
        <w:rPr>
          <w:rFonts w:ascii="Times New Roman" w:hAnsi="Times New Roman" w:cs="Times New Roman"/>
        </w:rPr>
        <w:instrText xml:space="preserve"> ADDIN ZOTERO_ITEM CSL_CITATION {"citationID":"0QmANjln","properties":{"formattedCitation":"(Gonz\\uc0\\u225{}lez-Vallejo, 2002; Marzilli Ericson et al., 2015)","plainCitation":"(González-Vallejo, 2002; Marzilli Ericson et al., 2015)","noteIndex":0},"citationItems":[{"id":25225,"uris":["http://zotero.org/users/5418352/items/YMIDTPUK"],"uri":["http://zotero.org/users/5418352/items/YMIDTPUK"],"itemData":{"id":25225,"type":"article-journal","container-title":"Psychological Review","DOI":"10.1037/0033-295X.109.1.137","ISSN":"1939-1471, 0033-295X","issue":"1","journalAbbreviation":"Psychological Review","language":"en","note":"tex.ids= gonzalez-vallejoMakingTradeoffsProbabilistic2002","page":"137-155","source":"DOI.org (Crossref)","title":"Making trade-offs: A probabilistic and context-sensitive model of choice behavior.","title-short":"Making trade-offs","volume":"109","author":[{"family":"González-Vallejo","given":"Claudia"}],"issued":{"date-parts":[["2002"]]},"citation-key":"gonzalez-vallejoMakingTradeoffsProbabilistic2002"}},{"id":25377,"uris":["http://zotero.org/users/5418352/items/7STC24ET"],"uri":["http://zotero.org/users/5418352/items/7STC24ET"],"itemData":{"id":25377,"type":"article-journal","abstract":"Heuristic models have been proposed for many domains involving choice. We conducted an out-of-sample, cross-validated comparison of heuristic models of intertemporal choice (which can account for many of the known intertemporal choice anomalies) and discounting models. Heuristic models outperformed traditional utility-discounting models, including models of exponential and hyperbolic discounting. The best-performing models predicted choices by using a weighted average of absolute differences and relative percentage differences of the attributes of the goods in a choice set. We concluded that heuristic models explain time-money trade-off choices in experiments better than do utility-discounting models.","container-title":"Psychological Science","DOI":"10.1177/0956797615572232","ISSN":"0956-7976, 1467-9280","issue":"6","journalAbbreviation":"Psychol Sci","language":"en","note":"tex.ids= marzilliericsonMoneyEarlierLater2015, marzilliericsonMoneyEarlierLater2015a, marzilliericsonMoneyEarlierLater2015b\nPMCID: PMC4516222\nPMID: 25911124","page":"826-833","source":"DOI.org (Crossref)","title":"Money Earlier or Later? Simple Heuristics Explain Intertemporal Choices Better Than Delay Discounting Does","title-short":"Money Earlier or Later?","volume":"26","author":[{"family":"Marzilli Ericson","given":"Keith M."},{"family":"White","given":"John Myles"},{"family":"Laibson","given":"David"},{"family":"Cohen","given":"Jonathan D."}],"issued":{"date-parts":[["2015",6]]},"citation-key":"marzilliericsonMoneyEarlierLater2015"}}],"schema":"https://github.com/citation-style-language/schema/raw/master/csl-citation.json"} </w:instrText>
      </w:r>
      <w:r w:rsidR="00702373" w:rsidRPr="00975C28">
        <w:rPr>
          <w:rFonts w:ascii="Times New Roman" w:hAnsi="Times New Roman" w:cs="Times New Roman"/>
        </w:rPr>
        <w:fldChar w:fldCharType="separate"/>
      </w:r>
      <w:r w:rsidR="00702373" w:rsidRPr="00975C28">
        <w:rPr>
          <w:rFonts w:ascii="Times New Roman" w:hAnsi="Times New Roman" w:cs="Times New Roman"/>
        </w:rPr>
        <w:t>(González-Vallejo, 2002; Marzilli Ericson et al., 2015)</w:t>
      </w:r>
      <w:r w:rsidR="00702373" w:rsidRPr="00975C28">
        <w:rPr>
          <w:rFonts w:ascii="Times New Roman" w:hAnsi="Times New Roman" w:cs="Times New Roman"/>
        </w:rPr>
        <w:fldChar w:fldCharType="end"/>
      </w:r>
      <w:r w:rsidR="0003184E" w:rsidRPr="00975C28">
        <w:rPr>
          <w:rFonts w:ascii="Times New Roman" w:hAnsi="Times New Roman" w:cs="Times New Roman"/>
        </w:rPr>
        <w:t>.</w:t>
      </w:r>
      <w:r w:rsidR="003344E3" w:rsidRPr="00975C28">
        <w:rPr>
          <w:rFonts w:ascii="Times New Roman" w:hAnsi="Times New Roman" w:cs="Times New Roman"/>
        </w:rPr>
        <w:t xml:space="preserve"> The RITCH model </w:t>
      </w:r>
      <w:r w:rsidR="0011284E" w:rsidRPr="00975C28">
        <w:rPr>
          <w:rFonts w:ascii="Times New Roman" w:hAnsi="Times New Roman" w:cs="Times New Roman"/>
        </w:rPr>
        <w:t>is based on</w:t>
      </w:r>
      <w:r w:rsidR="003344E3" w:rsidRPr="00975C28">
        <w:rPr>
          <w:rFonts w:ascii="Times New Roman" w:hAnsi="Times New Roman" w:cs="Times New Roman"/>
        </w:rPr>
        <w:t xml:space="preserve"> this</w:t>
      </w:r>
      <w:r w:rsidR="00E30847" w:rsidRPr="00975C28">
        <w:rPr>
          <w:rFonts w:ascii="Times New Roman" w:hAnsi="Times New Roman" w:cs="Times New Roman"/>
        </w:rPr>
        <w:t xml:space="preserve"> </w:t>
      </w:r>
      <w:r w:rsidR="003344E3" w:rsidRPr="00975C28">
        <w:rPr>
          <w:rFonts w:ascii="Times New Roman" w:hAnsi="Times New Roman" w:cs="Times New Roman"/>
        </w:rPr>
        <w:t>hypothesis.</w:t>
      </w:r>
    </w:p>
    <w:p w14:paraId="23F051A5" w14:textId="0EC47846" w:rsidR="00880292" w:rsidRPr="00975C28" w:rsidRDefault="001912D0" w:rsidP="00880292">
      <w:pPr>
        <w:spacing w:line="480" w:lineRule="auto"/>
        <w:rPr>
          <w:rFonts w:ascii="Times New Roman" w:hAnsi="Times New Roman" w:cs="Times New Roman"/>
        </w:rPr>
      </w:pPr>
      <w:r w:rsidRPr="005E0D85">
        <w:rPr>
          <w:rStyle w:val="ad"/>
          <w:rFonts w:ascii="Times New Roman" w:hAnsi="Times New Roman" w:cs="Times New Roman"/>
          <w:sz w:val="24"/>
          <w:szCs w:val="24"/>
        </w:rPr>
        <w:tab/>
      </w:r>
      <w:r w:rsidR="00263B07" w:rsidRPr="00975C28">
        <w:rPr>
          <w:rFonts w:ascii="Times New Roman" w:hAnsi="Times New Roman" w:cs="Times New Roman"/>
        </w:rPr>
        <w:t xml:space="preserve">To test whether people make choice by comparing utilities or attributes, </w:t>
      </w:r>
      <w:r w:rsidR="00880292" w:rsidRPr="00975C28">
        <w:rPr>
          <w:rFonts w:ascii="Times New Roman" w:hAnsi="Times New Roman" w:cs="Times New Roman"/>
        </w:rPr>
        <w:t>Luckman and his colleagues (2020) conducted a</w:t>
      </w:r>
      <w:r w:rsidR="00EB6182" w:rsidRPr="00975C28">
        <w:rPr>
          <w:rFonts w:ascii="Times New Roman" w:hAnsi="Times New Roman" w:cs="Times New Roman"/>
        </w:rPr>
        <w:t>n</w:t>
      </w:r>
      <w:r w:rsidR="00394BFA" w:rsidRPr="00975C28">
        <w:rPr>
          <w:rFonts w:ascii="Times New Roman" w:hAnsi="Times New Roman" w:cs="Times New Roman"/>
        </w:rPr>
        <w:t xml:space="preserve"> </w:t>
      </w:r>
      <w:r w:rsidR="00880292" w:rsidRPr="00975C28">
        <w:rPr>
          <w:rFonts w:ascii="Times New Roman" w:hAnsi="Times New Roman" w:cs="Times New Roman"/>
        </w:rPr>
        <w:t>experiment</w:t>
      </w:r>
      <w:r w:rsidR="00845A2F" w:rsidRPr="00975C28">
        <w:rPr>
          <w:rFonts w:ascii="Times New Roman" w:hAnsi="Times New Roman" w:cs="Times New Roman"/>
        </w:rPr>
        <w:t xml:space="preserve"> </w:t>
      </w:r>
      <w:r w:rsidR="00394BFA" w:rsidRPr="00975C28">
        <w:rPr>
          <w:rFonts w:ascii="Times New Roman" w:hAnsi="Times New Roman" w:cs="Times New Roman"/>
        </w:rPr>
        <w:t>containing</w:t>
      </w:r>
      <w:r w:rsidR="00EB6182" w:rsidRPr="00975C28">
        <w:rPr>
          <w:rFonts w:ascii="Times New Roman" w:hAnsi="Times New Roman" w:cs="Times New Roman"/>
        </w:rPr>
        <w:t xml:space="preserve"> all kinds of RIC and manipulati</w:t>
      </w:r>
      <w:r>
        <w:rPr>
          <w:rFonts w:ascii="Times New Roman" w:hAnsi="Times New Roman" w:cs="Times New Roman"/>
        </w:rPr>
        <w:t>ng all attributes</w:t>
      </w:r>
      <w:r w:rsidR="00394BFA" w:rsidRPr="00975C28">
        <w:rPr>
          <w:rFonts w:ascii="Times New Roman" w:hAnsi="Times New Roman" w:cs="Times New Roman"/>
        </w:rPr>
        <w:t xml:space="preserve"> </w:t>
      </w:r>
      <w:r w:rsidR="00EB6182" w:rsidRPr="00975C28">
        <w:rPr>
          <w:rFonts w:ascii="Times New Roman" w:hAnsi="Times New Roman" w:cs="Times New Roman"/>
        </w:rPr>
        <w:t>to</w:t>
      </w:r>
      <w:r w:rsidR="00845A2F" w:rsidRPr="00975C28">
        <w:rPr>
          <w:rFonts w:ascii="Times New Roman" w:hAnsi="Times New Roman" w:cs="Times New Roman"/>
        </w:rPr>
        <w:t xml:space="preserve"> </w:t>
      </w:r>
      <w:r w:rsidR="00263B07" w:rsidRPr="00975C28">
        <w:rPr>
          <w:rFonts w:ascii="Times New Roman" w:hAnsi="Times New Roman" w:cs="Times New Roman"/>
        </w:rPr>
        <w:t>compare</w:t>
      </w:r>
      <w:r w:rsidR="00852CC0">
        <w:rPr>
          <w:rFonts w:ascii="Times New Roman" w:hAnsi="Times New Roman" w:cs="Times New Roman"/>
        </w:rPr>
        <w:t xml:space="preserve"> several</w:t>
      </w:r>
      <w:r w:rsidR="00845A2F" w:rsidRPr="00975C28">
        <w:rPr>
          <w:rFonts w:ascii="Times New Roman" w:hAnsi="Times New Roman" w:cs="Times New Roman"/>
        </w:rPr>
        <w:t xml:space="preserve"> </w:t>
      </w:r>
      <w:r w:rsidR="00263B07" w:rsidRPr="00975C28">
        <w:rPr>
          <w:rFonts w:ascii="Times New Roman" w:hAnsi="Times New Roman" w:cs="Times New Roman"/>
        </w:rPr>
        <w:t>utility-based and attribute-based</w:t>
      </w:r>
      <w:r w:rsidR="005C145F" w:rsidRPr="00975C28">
        <w:rPr>
          <w:rFonts w:ascii="Times New Roman" w:hAnsi="Times New Roman" w:cs="Times New Roman"/>
        </w:rPr>
        <w:t xml:space="preserve"> models</w:t>
      </w:r>
      <w:r w:rsidR="00880292" w:rsidRPr="00975C28">
        <w:rPr>
          <w:rFonts w:ascii="Times New Roman" w:hAnsi="Times New Roman" w:cs="Times New Roman"/>
        </w:rPr>
        <w:t>.</w:t>
      </w:r>
      <w:r w:rsidR="00E206D9">
        <w:rPr>
          <w:rFonts w:ascii="Times New Roman" w:hAnsi="Times New Roman" w:cs="Times New Roman"/>
        </w:rPr>
        <w:t xml:space="preserve"> </w:t>
      </w:r>
      <w:r w:rsidR="00F212B0" w:rsidRPr="00975C28">
        <w:rPr>
          <w:rFonts w:ascii="Times New Roman" w:hAnsi="Times New Roman" w:cs="Times New Roman"/>
        </w:rPr>
        <w:t>Among all</w:t>
      </w:r>
      <w:r w:rsidR="005C145F" w:rsidRPr="00975C28">
        <w:rPr>
          <w:rFonts w:ascii="Times New Roman" w:hAnsi="Times New Roman" w:cs="Times New Roman"/>
        </w:rPr>
        <w:t xml:space="preserve"> </w:t>
      </w:r>
      <w:r w:rsidR="00F212B0" w:rsidRPr="00975C28">
        <w:rPr>
          <w:rFonts w:ascii="Times New Roman" w:hAnsi="Times New Roman" w:cs="Times New Roman"/>
        </w:rPr>
        <w:t>models,</w:t>
      </w:r>
      <w:r w:rsidR="00880292" w:rsidRPr="00975C28">
        <w:rPr>
          <w:rFonts w:ascii="Times New Roman" w:hAnsi="Times New Roman" w:cs="Times New Roman"/>
        </w:rPr>
        <w:t xml:space="preserve"> the RITCH model</w:t>
      </w:r>
      <w:r w:rsidR="00F212B0" w:rsidRPr="00975C28">
        <w:rPr>
          <w:rFonts w:ascii="Times New Roman" w:hAnsi="Times New Roman" w:cs="Times New Roman"/>
        </w:rPr>
        <w:t xml:space="preserve"> had the highest Bayes factor</w:t>
      </w:r>
      <w:r w:rsidR="00880292" w:rsidRPr="00975C28">
        <w:rPr>
          <w:rFonts w:ascii="Times New Roman" w:hAnsi="Times New Roman" w:cs="Times New Roman"/>
        </w:rPr>
        <w:t>. I assess</w:t>
      </w:r>
      <w:r w:rsidR="00C55635">
        <w:rPr>
          <w:rFonts w:ascii="Times New Roman" w:hAnsi="Times New Roman" w:cs="Times New Roman"/>
        </w:rPr>
        <w:t>ed</w:t>
      </w:r>
      <w:r w:rsidR="00880292" w:rsidRPr="00975C28">
        <w:rPr>
          <w:rFonts w:ascii="Times New Roman" w:hAnsi="Times New Roman" w:cs="Times New Roman"/>
        </w:rPr>
        <w:t xml:space="preserve"> whether th</w:t>
      </w:r>
      <w:r w:rsidR="00263B07" w:rsidRPr="00975C28">
        <w:rPr>
          <w:rFonts w:ascii="Times New Roman" w:hAnsi="Times New Roman" w:cs="Times New Roman"/>
        </w:rPr>
        <w:t>is</w:t>
      </w:r>
      <w:r w:rsidR="00880292" w:rsidRPr="00975C28">
        <w:rPr>
          <w:rFonts w:ascii="Times New Roman" w:hAnsi="Times New Roman" w:cs="Times New Roman"/>
        </w:rPr>
        <w:t xml:space="preserve"> experiment </w:t>
      </w:r>
      <w:r w:rsidR="00220825" w:rsidRPr="00975C28">
        <w:rPr>
          <w:rFonts w:ascii="Times New Roman" w:hAnsi="Times New Roman" w:cs="Times New Roman"/>
        </w:rPr>
        <w:t xml:space="preserve">is a strong test for the </w:t>
      </w:r>
      <w:r w:rsidR="00880292" w:rsidRPr="00975C28">
        <w:rPr>
          <w:rFonts w:ascii="Times New Roman" w:hAnsi="Times New Roman" w:cs="Times New Roman"/>
        </w:rPr>
        <w:t>RITCH</w:t>
      </w:r>
      <w:r w:rsidR="00220825" w:rsidRPr="00975C28">
        <w:rPr>
          <w:rFonts w:ascii="Times New Roman" w:hAnsi="Times New Roman" w:cs="Times New Roman"/>
        </w:rPr>
        <w:t xml:space="preserve"> model</w:t>
      </w:r>
      <w:r w:rsidR="00880292" w:rsidRPr="00975C28">
        <w:rPr>
          <w:rFonts w:ascii="Times New Roman" w:hAnsi="Times New Roman" w:cs="Times New Roman"/>
        </w:rPr>
        <w:t>.</w:t>
      </w:r>
    </w:p>
    <w:p w14:paraId="5578EF05" w14:textId="77777777" w:rsidR="00880292" w:rsidRPr="00975C28" w:rsidRDefault="00880292" w:rsidP="003B141C">
      <w:pPr>
        <w:pStyle w:val="2"/>
        <w:rPr>
          <w:rFonts w:ascii="Times New Roman" w:hAnsi="Times New Roman" w:cs="Times New Roman"/>
          <w:sz w:val="24"/>
          <w:szCs w:val="24"/>
        </w:rPr>
      </w:pPr>
      <w:r w:rsidRPr="00975C28">
        <w:rPr>
          <w:rFonts w:ascii="Times New Roman" w:hAnsi="Times New Roman" w:cs="Times New Roman"/>
          <w:sz w:val="24"/>
          <w:szCs w:val="24"/>
        </w:rPr>
        <w:t>The risky intertemporal choice heuristic model</w:t>
      </w:r>
    </w:p>
    <w:p w14:paraId="61499D51" w14:textId="6181E18E" w:rsidR="009C6881"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5C145F" w:rsidRPr="00975C28">
        <w:rPr>
          <w:rFonts w:ascii="Times New Roman" w:hAnsi="Times New Roman" w:cs="Times New Roman"/>
        </w:rPr>
        <w:t xml:space="preserve">Suppose the two </w:t>
      </w:r>
      <w:r w:rsidR="00630D82" w:rsidRPr="00975C28">
        <w:rPr>
          <w:rFonts w:ascii="Times New Roman" w:hAnsi="Times New Roman" w:cs="Times New Roman"/>
        </w:rPr>
        <w:t>option</w:t>
      </w:r>
      <w:r w:rsidR="005C145F" w:rsidRPr="00975C28">
        <w:rPr>
          <w:rFonts w:ascii="Times New Roman" w:hAnsi="Times New Roman" w:cs="Times New Roman"/>
        </w:rPr>
        <w:t>s</w:t>
      </w:r>
      <w:r w:rsidR="00630D82" w:rsidRPr="00975C28">
        <w:rPr>
          <w:rFonts w:ascii="Times New Roman" w:hAnsi="Times New Roman" w:cs="Times New Roman"/>
        </w:rPr>
        <w:t xml:space="preserve"> of a RIC</w:t>
      </w:r>
      <w:r w:rsidR="005C145F" w:rsidRPr="00975C28">
        <w:rPr>
          <w:rFonts w:ascii="Times New Roman" w:hAnsi="Times New Roman" w:cs="Times New Roman"/>
        </w:rPr>
        <w:t xml:space="preserve"> are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oMath>
      <w:r w:rsidR="005C145F"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oMath>
      <w:r w:rsidR="00630D82" w:rsidRPr="00975C28">
        <w:rPr>
          <w:rFonts w:ascii="Times New Roman" w:hAnsi="Times New Roman" w:cs="Times New Roman"/>
        </w:rPr>
        <w:t>, where</w:t>
      </w:r>
      <w:r w:rsidR="005C145F"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5C145F"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5C145F"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5C145F" w:rsidRPr="00975C28">
        <w:rPr>
          <w:rFonts w:ascii="Times New Roman" w:hAnsi="Times New Roman" w:cs="Times New Roman"/>
        </w:rPr>
        <w:t xml:space="preserve"> represent the amount, delay and </w:t>
      </w:r>
      <w:r w:rsidR="00E30D4B" w:rsidRPr="00975C28">
        <w:rPr>
          <w:rFonts w:ascii="Times New Roman" w:hAnsi="Times New Roman" w:cs="Times New Roman"/>
        </w:rPr>
        <w:t xml:space="preserve">probability </w:t>
      </w:r>
      <w:r w:rsidR="001A7EE6">
        <w:rPr>
          <w:rFonts w:ascii="Times New Roman" w:hAnsi="Times New Roman" w:cs="Times New Roman"/>
        </w:rPr>
        <w:t xml:space="preserve">of the reward </w:t>
      </w:r>
      <w:r w:rsidR="005C145F" w:rsidRPr="00975C28">
        <w:rPr>
          <w:rFonts w:ascii="Times New Roman" w:hAnsi="Times New Roman" w:cs="Times New Roman"/>
        </w:rPr>
        <w:t xml:space="preserve">of </w:t>
      </w:r>
      <w:r w:rsidR="00630D82" w:rsidRPr="00975C28">
        <w:rPr>
          <w:rFonts w:ascii="Times New Roman" w:hAnsi="Times New Roman" w:cs="Times New Roman"/>
        </w:rPr>
        <w:t>option</w:t>
      </w:r>
      <w:r w:rsidR="001A7EE6">
        <w:rPr>
          <w:rFonts w:ascii="Times New Roman" w:hAnsi="Times New Roman" w:cs="Times New Roman"/>
        </w:rPr>
        <w:t xml:space="preserve"> </w:t>
      </w:r>
      <m:oMath>
        <m:r>
          <w:rPr>
            <w:rFonts w:ascii="Cambria Math" w:hAnsi="Cambria Math" w:cs="Times New Roman"/>
          </w:rPr>
          <m:t>i</m:t>
        </m:r>
      </m:oMath>
      <w:r w:rsidR="00630D82" w:rsidRPr="00975C28">
        <w:rPr>
          <w:rFonts w:ascii="Times New Roman" w:hAnsi="Times New Roman" w:cs="Times New Roman"/>
        </w:rPr>
        <w:t>,</w:t>
      </w:r>
      <w:r w:rsidR="005C145F" w:rsidRPr="00975C28">
        <w:rPr>
          <w:rFonts w:ascii="Times New Roman" w:hAnsi="Times New Roman" w:cs="Times New Roman"/>
        </w:rPr>
        <w:t xml:space="preserve"> respectively.</w:t>
      </w:r>
    </w:p>
    <w:p w14:paraId="1B7688FB" w14:textId="4E426E1D" w:rsidR="00880292" w:rsidRPr="00975C28" w:rsidRDefault="009C6881" w:rsidP="00880292">
      <w:pPr>
        <w:spacing w:line="480" w:lineRule="auto"/>
        <w:rPr>
          <w:rFonts w:ascii="Times New Roman" w:hAnsi="Times New Roman" w:cs="Times New Roman"/>
        </w:rPr>
      </w:pPr>
      <w:r w:rsidRPr="00975C28">
        <w:rPr>
          <w:rFonts w:ascii="Times New Roman" w:hAnsi="Times New Roman" w:cs="Times New Roman"/>
        </w:rPr>
        <w:lastRenderedPageBreak/>
        <w:tab/>
      </w:r>
      <w:r w:rsidR="00630D82" w:rsidRPr="00975C28">
        <w:rPr>
          <w:rFonts w:ascii="Times New Roman" w:hAnsi="Times New Roman" w:cs="Times New Roman"/>
        </w:rPr>
        <w:t xml:space="preserve">The </w:t>
      </w:r>
      <w:r w:rsidR="00880292" w:rsidRPr="00975C28">
        <w:rPr>
          <w:rFonts w:ascii="Times New Roman" w:hAnsi="Times New Roman" w:cs="Times New Roman"/>
        </w:rPr>
        <w:t xml:space="preserve">RITCH </w:t>
      </w:r>
      <w:r w:rsidR="00630D82" w:rsidRPr="00975C28">
        <w:rPr>
          <w:rFonts w:ascii="Times New Roman" w:hAnsi="Times New Roman" w:cs="Times New Roman"/>
        </w:rPr>
        <w:t xml:space="preserve">model </w:t>
      </w:r>
      <w:r w:rsidR="00880292" w:rsidRPr="00975C28">
        <w:rPr>
          <w:rFonts w:ascii="Times New Roman" w:hAnsi="Times New Roman" w:cs="Times New Roman"/>
        </w:rPr>
        <w:t xml:space="preserve">assumes that the absolute and </w:t>
      </w:r>
      <w:r w:rsidR="007365B1" w:rsidRPr="00975C28">
        <w:rPr>
          <w:rFonts w:ascii="Times New Roman" w:hAnsi="Times New Roman" w:cs="Times New Roman"/>
        </w:rPr>
        <w:t>proportional</w:t>
      </w:r>
      <w:r w:rsidR="00880292" w:rsidRPr="00975C28">
        <w:rPr>
          <w:rFonts w:ascii="Times New Roman" w:hAnsi="Times New Roman" w:cs="Times New Roman"/>
        </w:rPr>
        <w:t xml:space="preserve"> differences </w:t>
      </w:r>
      <w:r w:rsidR="007365B1" w:rsidRPr="00975C28">
        <w:rPr>
          <w:rFonts w:ascii="Times New Roman" w:hAnsi="Times New Roman" w:cs="Times New Roman"/>
        </w:rPr>
        <w:t>of each attribute between</w:t>
      </w:r>
      <w:r w:rsidR="00880292" w:rsidRPr="00975C28">
        <w:rPr>
          <w:rFonts w:ascii="Times New Roman" w:hAnsi="Times New Roman" w:cs="Times New Roman"/>
        </w:rPr>
        <w:t xml:space="preserve"> two </w:t>
      </w:r>
      <w:r w:rsidR="00630D82" w:rsidRPr="00975C28">
        <w:rPr>
          <w:rFonts w:ascii="Times New Roman" w:hAnsi="Times New Roman" w:cs="Times New Roman"/>
        </w:rPr>
        <w:t>option</w:t>
      </w:r>
      <w:r w:rsidR="00880292" w:rsidRPr="00975C28">
        <w:rPr>
          <w:rFonts w:ascii="Times New Roman" w:hAnsi="Times New Roman" w:cs="Times New Roman"/>
        </w:rPr>
        <w:t xml:space="preserve">s are considered when </w:t>
      </w:r>
      <w:r w:rsidR="00630D82" w:rsidRPr="00975C28">
        <w:rPr>
          <w:rFonts w:ascii="Times New Roman" w:hAnsi="Times New Roman" w:cs="Times New Roman"/>
        </w:rPr>
        <w:t>making choice</w:t>
      </w:r>
      <w:r w:rsidRPr="00975C28">
        <w:rPr>
          <w:rFonts w:ascii="Times New Roman" w:hAnsi="Times New Roman" w:cs="Times New Roman"/>
        </w:rPr>
        <w:t xml:space="preserve"> (Equation </w:t>
      </w:r>
      <w:r w:rsidR="00E24499">
        <w:rPr>
          <w:rFonts w:ascii="Times New Roman" w:hAnsi="Times New Roman" w:cs="Times New Roman"/>
        </w:rPr>
        <w:t>2</w:t>
      </w:r>
      <w:r w:rsidRPr="00975C28">
        <w:rPr>
          <w:rFonts w:ascii="Times New Roman" w:hAnsi="Times New Roman" w:cs="Times New Roman"/>
        </w:rPr>
        <w:t>-</w:t>
      </w:r>
      <w:r w:rsidR="00E24499">
        <w:rPr>
          <w:rFonts w:ascii="Times New Roman" w:hAnsi="Times New Roman" w:cs="Times New Roman"/>
        </w:rPr>
        <w:t>4</w:t>
      </w:r>
      <w:r w:rsidRPr="00975C28">
        <w:rPr>
          <w:rFonts w:ascii="Times New Roman" w:hAnsi="Times New Roman" w:cs="Times New Roman"/>
        </w:rPr>
        <w:t>),</w:t>
      </w:r>
    </w:p>
    <w:p w14:paraId="4C24CAAB" w14:textId="3A7FCE40" w:rsidR="008E00CF" w:rsidRPr="008E00CF" w:rsidRDefault="003B17D6"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08086AF7" w14:textId="268CC83B" w:rsidR="008E00CF" w:rsidRPr="008E00CF" w:rsidRDefault="003B17D6"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50C812F9" w14:textId="01EA36E2" w:rsidR="008E00CF" w:rsidRPr="008E00CF" w:rsidRDefault="003B17D6"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30A3E7BC" w14:textId="68573384" w:rsidR="009C6881" w:rsidRPr="00975C28" w:rsidRDefault="00880292" w:rsidP="009C6881">
      <w:pPr>
        <w:spacing w:line="480" w:lineRule="auto"/>
        <w:rPr>
          <w:rFonts w:ascii="Times New Roman" w:hAnsi="Times New Roman" w:cs="Times New Roman"/>
        </w:rPr>
      </w:pPr>
      <w:r w:rsidRPr="00975C28">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2</m:t>
            </m:r>
          </m:den>
        </m:f>
        <m:r>
          <w:rPr>
            <w:rFonts w:ascii="Cambria Math" w:hAnsi="Cambria Math" w:cs="Times New Roman"/>
          </w:rPr>
          <m:t>,</m:t>
        </m:r>
      </m:oMath>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num>
          <m:den>
            <m:r>
              <w:rPr>
                <w:rFonts w:ascii="Cambria Math" w:hAnsi="Cambria Math" w:cs="Times New Roman"/>
              </w:rPr>
              <m:t>2</m:t>
            </m:r>
          </m:den>
        </m:f>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num>
          <m:den>
            <m:r>
              <w:rPr>
                <w:rFonts w:ascii="Cambria Math" w:hAnsi="Cambria Math" w:cs="Times New Roman"/>
              </w:rPr>
              <m:t>2</m:t>
            </m:r>
          </m:den>
        </m:f>
      </m:oMath>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⋅A</m:t>
            </m:r>
          </m:sub>
        </m:sSub>
      </m:oMath>
      <w:r w:rsidR="00456F07" w:rsidRPr="00975C28">
        <w:rPr>
          <w:rFonts w:ascii="Times New Roman" w:hAnsi="Times New Roman" w:cs="Times New Roman"/>
        </w:rPr>
        <w:t>s</w:t>
      </w:r>
      <w:r w:rsidR="001B3E64" w:rsidRPr="00975C28">
        <w:rPr>
          <w:rFonts w:ascii="Times New Roman" w:hAnsi="Times New Roman" w:cs="Times New Roman"/>
        </w:rPr>
        <w:t xml:space="preserve"> </w:t>
      </w:r>
      <w:r w:rsidR="007365B1" w:rsidRPr="00975C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⋅R</m:t>
            </m:r>
          </m:sub>
        </m:sSub>
      </m:oMath>
      <w:r w:rsidR="007365B1" w:rsidRPr="00975C28">
        <w:rPr>
          <w:rFonts w:ascii="Times New Roman" w:hAnsi="Times New Roman" w:cs="Times New Roman"/>
        </w:rPr>
        <w:t xml:space="preserve">s </w:t>
      </w:r>
      <w:proofErr w:type="gramStart"/>
      <w:r w:rsidR="001B3E64" w:rsidRPr="00975C28">
        <w:rPr>
          <w:rFonts w:ascii="Times New Roman" w:hAnsi="Times New Roman" w:cs="Times New Roman"/>
        </w:rPr>
        <w:t>are</w:t>
      </w:r>
      <w:proofErr w:type="gramEnd"/>
      <w:r w:rsidR="001B3E64" w:rsidRPr="00975C28">
        <w:rPr>
          <w:rFonts w:ascii="Times New Roman" w:hAnsi="Times New Roman" w:cs="Times New Roman"/>
        </w:rPr>
        <w:t xml:space="preserve"> the relative weight for absolute </w:t>
      </w:r>
      <w:r w:rsidR="007365B1" w:rsidRPr="00975C28">
        <w:rPr>
          <w:rFonts w:ascii="Times New Roman" w:hAnsi="Times New Roman" w:cs="Times New Roman"/>
        </w:rPr>
        <w:t>and proportional</w:t>
      </w:r>
      <w:r w:rsidR="001B3E64" w:rsidRPr="00975C28">
        <w:rPr>
          <w:rFonts w:ascii="Times New Roman" w:hAnsi="Times New Roman" w:cs="Times New Roman"/>
        </w:rPr>
        <w:t xml:space="preserve"> differences</w:t>
      </w:r>
      <w:r w:rsidR="007365B1" w:rsidRPr="00975C28">
        <w:rPr>
          <w:rFonts w:ascii="Times New Roman" w:hAnsi="Times New Roman" w:cs="Times New Roman"/>
        </w:rPr>
        <w:t xml:space="preserve"> respectively</w:t>
      </w:r>
      <w:r w:rsidR="001B3E64"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456F07" w:rsidRPr="00975C28">
        <w:rPr>
          <w:rFonts w:ascii="Times New Roman" w:hAnsi="Times New Roman" w:cs="Times New Roman"/>
        </w:rPr>
        <w:t>s</w:t>
      </w:r>
      <w:r w:rsidR="001B3E64" w:rsidRPr="00975C28">
        <w:rPr>
          <w:rFonts w:ascii="Times New Roman" w:hAnsi="Times New Roman" w:cs="Times New Roman"/>
        </w:rPr>
        <w:t xml:space="preserve"> are bias</w:t>
      </w:r>
      <w:r w:rsidR="007365B1" w:rsidRPr="00975C28">
        <w:rPr>
          <w:rFonts w:ascii="Times New Roman" w:hAnsi="Times New Roman" w:cs="Times New Roman"/>
        </w:rPr>
        <w:t>es toward larger, sooner and safer option</w:t>
      </w:r>
      <w:r w:rsidR="001B3E64" w:rsidRPr="00975C28">
        <w:rPr>
          <w:rFonts w:ascii="Times New Roman" w:hAnsi="Times New Roman" w:cs="Times New Roman"/>
        </w:rPr>
        <w:t>. Since people</w:t>
      </w:r>
      <w:r w:rsidR="007365B1" w:rsidRPr="00975C28">
        <w:rPr>
          <w:rFonts w:ascii="Times New Roman" w:hAnsi="Times New Roman" w:cs="Times New Roman"/>
        </w:rPr>
        <w:t xml:space="preserve"> tend to</w:t>
      </w:r>
      <w:r w:rsidR="001B3E64" w:rsidRPr="00975C28">
        <w:rPr>
          <w:rFonts w:ascii="Times New Roman" w:hAnsi="Times New Roman" w:cs="Times New Roman"/>
        </w:rPr>
        <w:t xml:space="preserve"> prefer larger over smaller, sooner over later and safer over riskier option</w:t>
      </w:r>
      <w:r w:rsidR="003F2325" w:rsidRPr="00975C28">
        <w:rPr>
          <w:rFonts w:ascii="Times New Roman" w:hAnsi="Times New Roman" w:cs="Times New Roman"/>
        </w:rPr>
        <w:t>s</w:t>
      </w:r>
      <w:r w:rsidR="001B3E64" w:rsidRPr="00975C28">
        <w:rPr>
          <w:rFonts w:ascii="Times New Roman" w:hAnsi="Times New Roman" w:cs="Times New Roman"/>
        </w:rPr>
        <w:t>, all parameters are constrained to be non-negative.</w:t>
      </w:r>
    </w:p>
    <w:p w14:paraId="6DC5AA56" w14:textId="1002C6D0" w:rsidR="00DC7F99" w:rsidRPr="00975C28" w:rsidRDefault="00DC7F99" w:rsidP="009C6881">
      <w:pPr>
        <w:spacing w:line="480" w:lineRule="auto"/>
        <w:rPr>
          <w:rFonts w:ascii="Times New Roman" w:hAnsi="Times New Roman" w:cs="Times New Roman"/>
        </w:rPr>
      </w:pPr>
      <w:r w:rsidRPr="00975C28">
        <w:rPr>
          <w:rFonts w:ascii="Times New Roman" w:hAnsi="Times New Roman" w:cs="Times New Roman"/>
        </w:rPr>
        <w:tab/>
        <w:t xml:space="preserve">The choice rule is </w:t>
      </w:r>
    </w:p>
    <w:p w14:paraId="42733571" w14:textId="58D61547" w:rsidR="008E00CF" w:rsidRPr="008E00CF" w:rsidRDefault="003B17D6"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X+T+R</m:t>
                          </m:r>
                        </m:e>
                      </m:d>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568CC256" w14:textId="77777777" w:rsidR="00880292" w:rsidRPr="00975C28" w:rsidRDefault="00880292" w:rsidP="003B141C">
      <w:pPr>
        <w:pStyle w:val="2"/>
        <w:rPr>
          <w:rFonts w:ascii="Times New Roman" w:hAnsi="Times New Roman" w:cs="Times New Roman"/>
          <w:sz w:val="24"/>
          <w:szCs w:val="24"/>
        </w:rPr>
      </w:pPr>
      <w:r w:rsidRPr="00975C28">
        <w:rPr>
          <w:rFonts w:ascii="Times New Roman" w:hAnsi="Times New Roman" w:cs="Times New Roman"/>
          <w:sz w:val="24"/>
          <w:szCs w:val="24"/>
        </w:rPr>
        <w:t>Experimental design</w:t>
      </w:r>
    </w:p>
    <w:p w14:paraId="74FFE92F" w14:textId="2E6A3F85" w:rsidR="00C848D5" w:rsidRPr="00C848D5" w:rsidRDefault="00376673" w:rsidP="00880292">
      <w:pPr>
        <w:spacing w:line="480" w:lineRule="auto"/>
        <w:rPr>
          <w:rFonts w:ascii="Times New Roman" w:hAnsi="Times New Roman" w:cs="Times New Roman"/>
          <w:sz w:val="21"/>
          <w:szCs w:val="21"/>
        </w:rPr>
      </w:pPr>
      <w:r>
        <w:rPr>
          <w:rFonts w:ascii="Times New Roman" w:hAnsi="Times New Roman" w:cs="Times New Roman"/>
        </w:rPr>
        <w:tab/>
      </w:r>
      <w:r w:rsidR="002B3B56" w:rsidRPr="00975C28">
        <w:rPr>
          <w:rFonts w:ascii="Times New Roman" w:hAnsi="Times New Roman" w:cs="Times New Roman"/>
        </w:rPr>
        <w:t>100 participants were asked to complete</w:t>
      </w:r>
      <w:r w:rsidR="00DF4D6C" w:rsidRPr="00975C28">
        <w:rPr>
          <w:rFonts w:ascii="Times New Roman" w:hAnsi="Times New Roman" w:cs="Times New Roman"/>
        </w:rPr>
        <w:t xml:space="preserve"> 390</w:t>
      </w:r>
      <w:r w:rsidR="002B3B56" w:rsidRPr="00975C28">
        <w:rPr>
          <w:rFonts w:ascii="Times New Roman" w:hAnsi="Times New Roman" w:cs="Times New Roman"/>
        </w:rPr>
        <w:t xml:space="preserve"> </w:t>
      </w:r>
      <w:r w:rsidR="00C848D5">
        <w:rPr>
          <w:rFonts w:ascii="Times New Roman" w:hAnsi="Times New Roman" w:cs="Times New Roman"/>
        </w:rPr>
        <w:t xml:space="preserve">hypothetical </w:t>
      </w:r>
      <w:r w:rsidR="002B3B56" w:rsidRPr="00975C28">
        <w:rPr>
          <w:rFonts w:ascii="Times New Roman" w:hAnsi="Times New Roman" w:cs="Times New Roman"/>
        </w:rPr>
        <w:t>RIC</w:t>
      </w:r>
      <w:r w:rsidR="00DF4D6C" w:rsidRPr="00975C28">
        <w:rPr>
          <w:rFonts w:ascii="Times New Roman" w:hAnsi="Times New Roman" w:cs="Times New Roman"/>
        </w:rPr>
        <w:t>s</w:t>
      </w:r>
      <w:r w:rsidR="002B3B56" w:rsidRPr="00975C28">
        <w:rPr>
          <w:rFonts w:ascii="Times New Roman" w:hAnsi="Times New Roman" w:cs="Times New Roman"/>
        </w:rPr>
        <w:t xml:space="preserve"> without time limit. </w:t>
      </w:r>
      <w:r w:rsidR="00DF4D6C" w:rsidRPr="00975C28">
        <w:rPr>
          <w:rFonts w:ascii="Times New Roman" w:hAnsi="Times New Roman" w:cs="Times New Roman"/>
        </w:rPr>
        <w:t>Six of the choices were check questions, each with one dominated option.</w:t>
      </w:r>
      <w:r w:rsidR="00E30D4B" w:rsidRPr="00975C28">
        <w:rPr>
          <w:rFonts w:ascii="Times New Roman" w:hAnsi="Times New Roman" w:cs="Times New Roman"/>
        </w:rPr>
        <w:t xml:space="preserve"> </w:t>
      </w:r>
      <w:r w:rsidR="00DF4D6C" w:rsidRPr="00975C28">
        <w:rPr>
          <w:rFonts w:ascii="Times New Roman" w:hAnsi="Times New Roman" w:cs="Times New Roman"/>
        </w:rPr>
        <w:t>The rest 384 choices included s</w:t>
      </w:r>
      <w:r w:rsidR="00880292" w:rsidRPr="00975C28">
        <w:rPr>
          <w:rFonts w:ascii="Times New Roman" w:hAnsi="Times New Roman" w:cs="Times New Roman"/>
        </w:rPr>
        <w:t>ix types of RIC</w:t>
      </w:r>
      <w:r w:rsidR="0062483A" w:rsidRPr="00975C28">
        <w:rPr>
          <w:rFonts w:ascii="Times New Roman" w:hAnsi="Times New Roman" w:cs="Times New Roman"/>
        </w:rPr>
        <w:t>, which involved all combinations of trade-off among amount, risk and delay</w:t>
      </w:r>
      <w:r w:rsidR="00E5715A" w:rsidRPr="00975C28">
        <w:rPr>
          <w:rFonts w:ascii="Times New Roman" w:hAnsi="Times New Roman" w:cs="Times New Roman"/>
        </w:rPr>
        <w:t xml:space="preserve"> (Table </w:t>
      </w:r>
      <w:r w:rsidR="001166C7">
        <w:rPr>
          <w:rFonts w:ascii="Times New Roman" w:hAnsi="Times New Roman" w:cs="Times New Roman" w:hint="eastAsia"/>
        </w:rPr>
        <w:t>1</w:t>
      </w:r>
      <w:r w:rsidR="00E5715A" w:rsidRPr="00975C28">
        <w:rPr>
          <w:rFonts w:ascii="Times New Roman" w:hAnsi="Times New Roman" w:cs="Times New Roman"/>
        </w:rPr>
        <w:t>).</w:t>
      </w:r>
      <w:r w:rsidR="0033625F" w:rsidRPr="00975C28">
        <w:rPr>
          <w:rFonts w:ascii="Times New Roman" w:hAnsi="Times New Roman" w:cs="Times New Roman"/>
        </w:rPr>
        <w:t xml:space="preserve"> </w:t>
      </w:r>
      <w:r w:rsidR="00567586" w:rsidRPr="00975C28">
        <w:rPr>
          <w:rFonts w:ascii="Times New Roman" w:hAnsi="Times New Roman" w:cs="Times New Roman"/>
        </w:rPr>
        <w:t>16 instances were created for each type and were referred as the baseline set collectively.</w:t>
      </w:r>
      <w:r w:rsidR="00DF4D6C" w:rsidRPr="00975C28">
        <w:rPr>
          <w:rFonts w:ascii="Times New Roman" w:hAnsi="Times New Roman" w:cs="Times New Roman"/>
        </w:rPr>
        <w:t xml:space="preserve"> Three additional choice sets were created by modifying the baseline set</w:t>
      </w:r>
      <w:r w:rsidR="00263B07" w:rsidRPr="00975C28">
        <w:rPr>
          <w:rFonts w:ascii="Times New Roman" w:hAnsi="Times New Roman" w:cs="Times New Roman"/>
        </w:rPr>
        <w:t xml:space="preserve"> according to </w:t>
      </w:r>
      <w:r w:rsidR="00540079" w:rsidRPr="00975C28">
        <w:rPr>
          <w:rFonts w:ascii="Times New Roman" w:hAnsi="Times New Roman" w:cs="Times New Roman"/>
        </w:rPr>
        <w:t>the</w:t>
      </w:r>
      <w:r w:rsidR="00263B07" w:rsidRPr="00975C28">
        <w:rPr>
          <w:rFonts w:ascii="Times New Roman" w:hAnsi="Times New Roman" w:cs="Times New Roman"/>
        </w:rPr>
        <w:t xml:space="preserve"> manipulation</w:t>
      </w:r>
      <w:r w:rsidR="00540079" w:rsidRPr="00975C28">
        <w:rPr>
          <w:rFonts w:ascii="Times New Roman" w:hAnsi="Times New Roman" w:cs="Times New Roman"/>
        </w:rPr>
        <w:t>s</w:t>
      </w:r>
      <w:r w:rsidR="00C55635">
        <w:rPr>
          <w:rFonts w:ascii="Times New Roman" w:hAnsi="Times New Roman" w:cs="Times New Roman"/>
        </w:rPr>
        <w:t xml:space="preserve"> </w:t>
      </w:r>
      <w:r w:rsidR="00C55635">
        <w:rPr>
          <w:rFonts w:ascii="Times New Roman" w:hAnsi="Times New Roman" w:cs="Times New Roman" w:hint="eastAsia"/>
        </w:rPr>
        <w:t>on</w:t>
      </w:r>
      <w:r w:rsidR="00C55635">
        <w:rPr>
          <w:rFonts w:ascii="Times New Roman" w:hAnsi="Times New Roman" w:cs="Times New Roman"/>
        </w:rPr>
        <w:t xml:space="preserve"> three attributes</w:t>
      </w:r>
      <w:r w:rsidR="00DF4D6C" w:rsidRPr="00975C28">
        <w:rPr>
          <w:rFonts w:ascii="Times New Roman" w:hAnsi="Times New Roman" w:cs="Times New Roman"/>
        </w:rPr>
        <w:t>.</w:t>
      </w:r>
      <w:r w:rsidR="00B73CF3" w:rsidRPr="00975C28">
        <w:rPr>
          <w:rFonts w:ascii="Times New Roman" w:hAnsi="Times New Roman" w:cs="Times New Roman"/>
        </w:rPr>
        <w:t xml:space="preserve"> </w:t>
      </w:r>
      <w:r w:rsidR="00DF4D6C" w:rsidRPr="00975C28">
        <w:rPr>
          <w:rFonts w:ascii="Times New Roman" w:hAnsi="Times New Roman" w:cs="Times New Roman"/>
        </w:rPr>
        <w:t>The</w:t>
      </w:r>
      <w:r w:rsidR="003B141C" w:rsidRPr="00975C28">
        <w:rPr>
          <w:rFonts w:ascii="Times New Roman" w:hAnsi="Times New Roman" w:cs="Times New Roman"/>
        </w:rPr>
        <w:t xml:space="preserve"> </w:t>
      </w:r>
      <w:r w:rsidR="00DF4D6C" w:rsidRPr="00975C28">
        <w:rPr>
          <w:rFonts w:ascii="Times New Roman" w:hAnsi="Times New Roman" w:cs="Times New Roman"/>
        </w:rPr>
        <w:t>m</w:t>
      </w:r>
      <w:r w:rsidR="003B141C" w:rsidRPr="00975C28">
        <w:rPr>
          <w:rFonts w:ascii="Times New Roman" w:hAnsi="Times New Roman" w:cs="Times New Roman"/>
        </w:rPr>
        <w:t xml:space="preserve">agnitude </w:t>
      </w:r>
      <w:r w:rsidR="00DF4D6C" w:rsidRPr="00975C28">
        <w:rPr>
          <w:rFonts w:ascii="Times New Roman" w:hAnsi="Times New Roman" w:cs="Times New Roman"/>
        </w:rPr>
        <w:t>set wa</w:t>
      </w:r>
      <w:r w:rsidR="003B141C" w:rsidRPr="00975C28">
        <w:rPr>
          <w:rFonts w:ascii="Times New Roman" w:hAnsi="Times New Roman" w:cs="Times New Roman"/>
        </w:rPr>
        <w:t>s obtained by multiply</w:t>
      </w:r>
      <w:r w:rsidR="00DF4D6C" w:rsidRPr="00975C28">
        <w:rPr>
          <w:rFonts w:ascii="Times New Roman" w:hAnsi="Times New Roman" w:cs="Times New Roman"/>
        </w:rPr>
        <w:t>ing</w:t>
      </w:r>
      <w:r w:rsidR="003B141C" w:rsidRPr="00975C28">
        <w:rPr>
          <w:rFonts w:ascii="Times New Roman" w:hAnsi="Times New Roman" w:cs="Times New Roman"/>
        </w:rPr>
        <w:t xml:space="preserve"> the amounts in the baseline </w:t>
      </w:r>
      <w:r w:rsidR="00DF4D6C" w:rsidRPr="00975C28">
        <w:rPr>
          <w:rFonts w:ascii="Times New Roman" w:hAnsi="Times New Roman" w:cs="Times New Roman"/>
        </w:rPr>
        <w:t>set</w:t>
      </w:r>
      <w:r w:rsidR="003B141C" w:rsidRPr="00975C28">
        <w:rPr>
          <w:rFonts w:ascii="Times New Roman" w:hAnsi="Times New Roman" w:cs="Times New Roman"/>
        </w:rPr>
        <w:t xml:space="preserve"> by 10,</w:t>
      </w:r>
      <w:r w:rsidR="00FD28D3" w:rsidRPr="00975C28">
        <w:rPr>
          <w:rFonts w:ascii="Times New Roman" w:hAnsi="Times New Roman" w:cs="Times New Roman"/>
        </w:rPr>
        <w:t xml:space="preserve"> the</w:t>
      </w:r>
      <w:r w:rsidR="003B141C" w:rsidRPr="00975C28">
        <w:rPr>
          <w:rFonts w:ascii="Times New Roman" w:hAnsi="Times New Roman" w:cs="Times New Roman"/>
        </w:rPr>
        <w:t xml:space="preserve"> immediacy </w:t>
      </w:r>
      <w:r w:rsidR="00FD28D3" w:rsidRPr="00975C28">
        <w:rPr>
          <w:rFonts w:ascii="Times New Roman" w:hAnsi="Times New Roman" w:cs="Times New Roman"/>
        </w:rPr>
        <w:t>set</w:t>
      </w:r>
      <w:r w:rsidR="003B141C" w:rsidRPr="00975C28">
        <w:rPr>
          <w:rFonts w:ascii="Times New Roman" w:hAnsi="Times New Roman" w:cs="Times New Roman"/>
        </w:rPr>
        <w:t xml:space="preserve"> by add</w:t>
      </w:r>
      <w:r w:rsidR="00FD28D3" w:rsidRPr="00975C28">
        <w:rPr>
          <w:rFonts w:ascii="Times New Roman" w:hAnsi="Times New Roman" w:cs="Times New Roman"/>
        </w:rPr>
        <w:t>ing</w:t>
      </w:r>
      <w:r w:rsidR="003B141C" w:rsidRPr="00975C28">
        <w:rPr>
          <w:rFonts w:ascii="Times New Roman" w:hAnsi="Times New Roman" w:cs="Times New Roman"/>
        </w:rPr>
        <w:t xml:space="preserve"> 12 months to the delays in the baseline </w:t>
      </w:r>
      <w:r w:rsidR="00FD28D3" w:rsidRPr="00975C28">
        <w:rPr>
          <w:rFonts w:ascii="Times New Roman" w:hAnsi="Times New Roman" w:cs="Times New Roman"/>
        </w:rPr>
        <w:t>set</w:t>
      </w:r>
      <w:r w:rsidR="003B141C" w:rsidRPr="00975C28">
        <w:rPr>
          <w:rFonts w:ascii="Times New Roman" w:hAnsi="Times New Roman" w:cs="Times New Roman"/>
        </w:rPr>
        <w:t xml:space="preserve">, and </w:t>
      </w:r>
      <w:r w:rsidR="00FD28D3" w:rsidRPr="00975C28">
        <w:rPr>
          <w:rFonts w:ascii="Times New Roman" w:hAnsi="Times New Roman" w:cs="Times New Roman"/>
        </w:rPr>
        <w:t xml:space="preserve">the </w:t>
      </w:r>
      <w:r w:rsidR="003B141C" w:rsidRPr="00975C28">
        <w:rPr>
          <w:rFonts w:ascii="Times New Roman" w:hAnsi="Times New Roman" w:cs="Times New Roman"/>
        </w:rPr>
        <w:t>certainty</w:t>
      </w:r>
      <w:r w:rsidR="00FD28D3" w:rsidRPr="00975C28">
        <w:rPr>
          <w:rFonts w:ascii="Times New Roman" w:hAnsi="Times New Roman" w:cs="Times New Roman"/>
        </w:rPr>
        <w:t xml:space="preserve"> set</w:t>
      </w:r>
      <w:r w:rsidR="003B141C" w:rsidRPr="00975C28">
        <w:rPr>
          <w:rFonts w:ascii="Times New Roman" w:hAnsi="Times New Roman" w:cs="Times New Roman"/>
        </w:rPr>
        <w:t xml:space="preserve"> by divid</w:t>
      </w:r>
      <w:r w:rsidR="00E30D4B" w:rsidRPr="00975C28">
        <w:rPr>
          <w:rFonts w:ascii="Times New Roman" w:hAnsi="Times New Roman" w:cs="Times New Roman"/>
        </w:rPr>
        <w:t>ing</w:t>
      </w:r>
      <w:r w:rsidR="003B141C" w:rsidRPr="00975C28">
        <w:rPr>
          <w:rFonts w:ascii="Times New Roman" w:hAnsi="Times New Roman" w:cs="Times New Roman"/>
        </w:rPr>
        <w:t xml:space="preserve"> the probabilities in the baseline </w:t>
      </w:r>
      <w:r w:rsidR="00E30D4B" w:rsidRPr="00975C28">
        <w:rPr>
          <w:rFonts w:ascii="Times New Roman" w:hAnsi="Times New Roman" w:cs="Times New Roman"/>
        </w:rPr>
        <w:t>set</w:t>
      </w:r>
      <w:r w:rsidR="003B141C" w:rsidRPr="00975C28">
        <w:rPr>
          <w:rFonts w:ascii="Times New Roman" w:hAnsi="Times New Roman" w:cs="Times New Roman"/>
        </w:rPr>
        <w:t xml:space="preserve"> by five.</w:t>
      </w:r>
    </w:p>
    <w:p w14:paraId="06F649F3" w14:textId="717F6BE7" w:rsidR="00EE0959" w:rsidRPr="00C9228D" w:rsidRDefault="00062952" w:rsidP="00880292">
      <w:pPr>
        <w:spacing w:line="480" w:lineRule="auto"/>
        <w:rPr>
          <w:rFonts w:ascii="Times New Roman" w:hAnsi="Times New Roman" w:cs="Times New Roman"/>
        </w:rPr>
      </w:pPr>
      <w:r w:rsidRPr="00975C28">
        <w:rPr>
          <w:rFonts w:ascii="Times New Roman" w:hAnsi="Times New Roman" w:cs="Times New Roman"/>
        </w:rPr>
        <w:lastRenderedPageBreak/>
        <w:tab/>
      </w:r>
      <w:r w:rsidR="003B141C" w:rsidRPr="00975C28">
        <w:rPr>
          <w:rFonts w:ascii="Times New Roman" w:hAnsi="Times New Roman" w:cs="Times New Roman"/>
        </w:rPr>
        <w:t xml:space="preserve">10 participants chose dominated options </w:t>
      </w:r>
      <w:r w:rsidRPr="00975C28">
        <w:rPr>
          <w:rFonts w:ascii="Times New Roman" w:hAnsi="Times New Roman" w:cs="Times New Roman"/>
        </w:rPr>
        <w:t xml:space="preserve">in the check questions </w:t>
      </w:r>
      <w:r w:rsidR="003B141C" w:rsidRPr="00975C28">
        <w:rPr>
          <w:rFonts w:ascii="Times New Roman" w:hAnsi="Times New Roman" w:cs="Times New Roman"/>
        </w:rPr>
        <w:t xml:space="preserve">more than once and were excluded from the analysis. The raw data can be retrieved from </w:t>
      </w:r>
      <w:hyperlink r:id="rId14" w:history="1">
        <w:r w:rsidR="00D22877" w:rsidRPr="00975C28">
          <w:rPr>
            <w:rStyle w:val="af3"/>
            <w:rFonts w:ascii="Times New Roman" w:hAnsi="Times New Roman" w:cs="Times New Roman"/>
          </w:rPr>
          <w:t>https://osf.io/bakqj/</w:t>
        </w:r>
      </w:hyperlink>
      <w:r w:rsidR="003B141C" w:rsidRPr="00975C28">
        <w:rPr>
          <w:rFonts w:ascii="Times New Roman" w:hAnsi="Times New Roman" w:cs="Times New Roman"/>
        </w:rPr>
        <w:t>.</w:t>
      </w:r>
    </w:p>
    <w:tbl>
      <w:tblPr>
        <w:tblStyle w:val="21"/>
        <w:tblW w:w="4057" w:type="pct"/>
        <w:tblBorders>
          <w:top w:val="none" w:sz="0" w:space="0" w:color="auto"/>
          <w:bottom w:val="none" w:sz="0" w:space="0" w:color="auto"/>
        </w:tblBorders>
        <w:tblLook w:val="04A0" w:firstRow="1" w:lastRow="0" w:firstColumn="1" w:lastColumn="0" w:noHBand="0" w:noVBand="1"/>
      </w:tblPr>
      <w:tblGrid>
        <w:gridCol w:w="1727"/>
        <w:gridCol w:w="1729"/>
        <w:gridCol w:w="1729"/>
        <w:gridCol w:w="1730"/>
      </w:tblGrid>
      <w:tr w:rsidR="00C9228D" w:rsidRPr="00975C28" w14:paraId="1E0BB7AF" w14:textId="77777777" w:rsidTr="00C9764E">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5000" w:type="pct"/>
            <w:gridSpan w:val="4"/>
            <w:tcBorders>
              <w:bottom w:val="none" w:sz="0" w:space="0" w:color="auto"/>
            </w:tcBorders>
          </w:tcPr>
          <w:p w14:paraId="5E3B251D" w14:textId="4E6D46D0" w:rsidR="00C9228D" w:rsidRPr="00AA5DB9" w:rsidRDefault="00C9228D" w:rsidP="00C9228D">
            <w:pPr>
              <w:spacing w:line="480" w:lineRule="auto"/>
              <w:rPr>
                <w:rFonts w:ascii="Times New Roman" w:hAnsi="Times New Roman" w:cs="Times New Roman"/>
                <w:b w:val="0"/>
                <w:bCs w:val="0"/>
              </w:rPr>
            </w:pPr>
            <w:r w:rsidRPr="00C9228D">
              <w:rPr>
                <w:rFonts w:ascii="Times New Roman" w:hAnsi="Times New Roman" w:cs="Times New Roman"/>
              </w:rPr>
              <w:t xml:space="preserve">Table </w:t>
            </w:r>
            <w:r w:rsidRPr="00C9228D">
              <w:rPr>
                <w:rFonts w:ascii="Times New Roman" w:hAnsi="Times New Roman" w:cs="Times New Roman" w:hint="eastAsia"/>
              </w:rPr>
              <w:t>1</w:t>
            </w:r>
          </w:p>
        </w:tc>
      </w:tr>
      <w:tr w:rsidR="00C9228D" w:rsidRPr="00975C28" w14:paraId="00953577" w14:textId="77777777" w:rsidTr="00C9764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single" w:sz="4" w:space="0" w:color="auto"/>
            </w:tcBorders>
          </w:tcPr>
          <w:p w14:paraId="766E4D37" w14:textId="0D9D4D4A" w:rsidR="00C9228D" w:rsidRPr="00C9228D" w:rsidRDefault="00C9228D" w:rsidP="00C9228D">
            <w:pPr>
              <w:spacing w:line="480" w:lineRule="auto"/>
              <w:rPr>
                <w:rFonts w:ascii="Times New Roman" w:hAnsi="Times New Roman" w:cs="Times New Roman"/>
                <w:b w:val="0"/>
                <w:bCs w:val="0"/>
              </w:rPr>
            </w:pPr>
            <w:r w:rsidRPr="00C9228D">
              <w:rPr>
                <w:rFonts w:ascii="Times New Roman" w:hAnsi="Times New Roman" w:cs="Times New Roman" w:hint="eastAsia"/>
                <w:b w:val="0"/>
                <w:bCs w:val="0"/>
                <w:i/>
                <w:iCs/>
              </w:rPr>
              <w:t>S</w:t>
            </w:r>
            <w:r w:rsidRPr="00C9228D">
              <w:rPr>
                <w:rFonts w:ascii="Times New Roman" w:hAnsi="Times New Roman" w:cs="Times New Roman"/>
                <w:b w:val="0"/>
                <w:bCs w:val="0"/>
                <w:i/>
                <w:iCs/>
              </w:rPr>
              <w:t>ix types of RIC.</w:t>
            </w:r>
          </w:p>
        </w:tc>
      </w:tr>
      <w:tr w:rsidR="0057572F" w:rsidRPr="00C9764E" w14:paraId="0D4E3125" w14:textId="77777777" w:rsidTr="0057572F">
        <w:trPr>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single" w:sz="12" w:space="0" w:color="auto"/>
              <w:bottom w:val="single" w:sz="8" w:space="0" w:color="auto"/>
            </w:tcBorders>
          </w:tcPr>
          <w:p w14:paraId="703D4E49" w14:textId="6786D573"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Type</w:t>
            </w:r>
          </w:p>
        </w:tc>
        <w:tc>
          <w:tcPr>
            <w:tcW w:w="1250" w:type="pct"/>
            <w:tcBorders>
              <w:top w:val="single" w:sz="12" w:space="0" w:color="auto"/>
              <w:bottom w:val="single" w:sz="8" w:space="0" w:color="auto"/>
            </w:tcBorders>
          </w:tcPr>
          <w:p w14:paraId="7AF13DF4" w14:textId="77777777" w:rsidR="00880292" w:rsidRPr="00C9764E" w:rsidRDefault="00880292" w:rsidP="00C92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64E">
              <w:rPr>
                <w:rFonts w:ascii="Times New Roman" w:hAnsi="Times New Roman" w:cs="Times New Roman"/>
              </w:rPr>
              <w:t>Amount</w:t>
            </w:r>
          </w:p>
        </w:tc>
        <w:tc>
          <w:tcPr>
            <w:tcW w:w="1250" w:type="pct"/>
            <w:tcBorders>
              <w:top w:val="single" w:sz="12" w:space="0" w:color="auto"/>
              <w:bottom w:val="single" w:sz="8" w:space="0" w:color="auto"/>
            </w:tcBorders>
          </w:tcPr>
          <w:p w14:paraId="13E2A82A" w14:textId="77777777" w:rsidR="00880292" w:rsidRPr="00C9764E" w:rsidRDefault="00880292" w:rsidP="00C92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64E">
              <w:rPr>
                <w:rFonts w:ascii="Times New Roman" w:hAnsi="Times New Roman" w:cs="Times New Roman"/>
              </w:rPr>
              <w:t>Delay</w:t>
            </w:r>
          </w:p>
        </w:tc>
        <w:tc>
          <w:tcPr>
            <w:tcW w:w="1251" w:type="pct"/>
            <w:tcBorders>
              <w:top w:val="single" w:sz="12" w:space="0" w:color="auto"/>
              <w:bottom w:val="single" w:sz="8" w:space="0" w:color="auto"/>
            </w:tcBorders>
          </w:tcPr>
          <w:p w14:paraId="795A03BC" w14:textId="3CE22960" w:rsidR="00880292" w:rsidRPr="00C9764E" w:rsidRDefault="00E30D4B" w:rsidP="00C92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64E">
              <w:rPr>
                <w:rFonts w:ascii="Times New Roman" w:hAnsi="Times New Roman" w:cs="Times New Roman"/>
              </w:rPr>
              <w:t>Probability</w:t>
            </w:r>
          </w:p>
        </w:tc>
      </w:tr>
      <w:tr w:rsidR="00C9764E" w:rsidRPr="00975C28" w14:paraId="4CC6192A" w14:textId="77777777" w:rsidTr="0057572F">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single" w:sz="8" w:space="0" w:color="auto"/>
              <w:bottom w:val="none" w:sz="0" w:space="0" w:color="auto"/>
            </w:tcBorders>
          </w:tcPr>
          <w:p w14:paraId="0BC01703"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R vs A</w:t>
            </w:r>
          </w:p>
        </w:tc>
        <w:tc>
          <w:tcPr>
            <w:tcW w:w="1250" w:type="pct"/>
            <w:tcBorders>
              <w:top w:val="single" w:sz="8" w:space="0" w:color="auto"/>
              <w:bottom w:val="none" w:sz="0" w:space="0" w:color="auto"/>
            </w:tcBorders>
          </w:tcPr>
          <w:p w14:paraId="633F74E7" w14:textId="236A00A2"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top w:val="single" w:sz="8" w:space="0" w:color="auto"/>
              <w:bottom w:val="none" w:sz="0" w:space="0" w:color="auto"/>
            </w:tcBorders>
          </w:tcPr>
          <w:p w14:paraId="14749F35" w14:textId="713F7BC6"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top w:val="single" w:sz="8" w:space="0" w:color="auto"/>
              <w:bottom w:val="none" w:sz="0" w:space="0" w:color="auto"/>
            </w:tcBorders>
          </w:tcPr>
          <w:p w14:paraId="590C6D33" w14:textId="61E8A245"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7362E4C8" w14:textId="77777777" w:rsidTr="00C9764E">
        <w:trPr>
          <w:trHeight w:val="502"/>
        </w:trPr>
        <w:tc>
          <w:tcPr>
            <w:cnfStyle w:val="001000000000" w:firstRow="0" w:lastRow="0" w:firstColumn="1" w:lastColumn="0" w:oddVBand="0" w:evenVBand="0" w:oddHBand="0" w:evenHBand="0" w:firstRowFirstColumn="0" w:firstRowLastColumn="0" w:lastRowFirstColumn="0" w:lastRowLastColumn="0"/>
            <w:tcW w:w="1249" w:type="pct"/>
          </w:tcPr>
          <w:p w14:paraId="66C03FB7"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D vs A</w:t>
            </w:r>
          </w:p>
        </w:tc>
        <w:tc>
          <w:tcPr>
            <w:tcW w:w="1250" w:type="pct"/>
          </w:tcPr>
          <w:p w14:paraId="7859390D" w14:textId="0A7CD64E"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Pr>
          <w:p w14:paraId="11EEA54E" w14:textId="76BFB643"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Pr>
          <w:p w14:paraId="0B48654D" w14:textId="759D6C9B"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23FDC2BE" w14:textId="77777777" w:rsidTr="00C9764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tcBorders>
          </w:tcPr>
          <w:p w14:paraId="33EFB422"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R vs D</w:t>
            </w:r>
          </w:p>
        </w:tc>
        <w:tc>
          <w:tcPr>
            <w:tcW w:w="1250" w:type="pct"/>
            <w:tcBorders>
              <w:top w:val="none" w:sz="0" w:space="0" w:color="auto"/>
              <w:bottom w:val="none" w:sz="0" w:space="0" w:color="auto"/>
            </w:tcBorders>
          </w:tcPr>
          <w:p w14:paraId="0DDE5059" w14:textId="5E7B6600"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top w:val="none" w:sz="0" w:space="0" w:color="auto"/>
              <w:bottom w:val="none" w:sz="0" w:space="0" w:color="auto"/>
            </w:tcBorders>
          </w:tcPr>
          <w:p w14:paraId="24BD3190" w14:textId="1B6F68A4"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top w:val="none" w:sz="0" w:space="0" w:color="auto"/>
              <w:bottom w:val="none" w:sz="0" w:space="0" w:color="auto"/>
            </w:tcBorders>
          </w:tcPr>
          <w:p w14:paraId="092322E1" w14:textId="6BFBD27F"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39562CF5" w14:textId="77777777" w:rsidTr="00C9764E">
        <w:trPr>
          <w:trHeight w:val="502"/>
        </w:trPr>
        <w:tc>
          <w:tcPr>
            <w:cnfStyle w:val="001000000000" w:firstRow="0" w:lastRow="0" w:firstColumn="1" w:lastColumn="0" w:oddVBand="0" w:evenVBand="0" w:oddHBand="0" w:evenHBand="0" w:firstRowFirstColumn="0" w:firstRowLastColumn="0" w:lastRowFirstColumn="0" w:lastRowLastColumn="0"/>
            <w:tcW w:w="1249" w:type="pct"/>
          </w:tcPr>
          <w:p w14:paraId="5924C4EB"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R vs AD</w:t>
            </w:r>
          </w:p>
        </w:tc>
        <w:tc>
          <w:tcPr>
            <w:tcW w:w="1250" w:type="pct"/>
          </w:tcPr>
          <w:p w14:paraId="72A359AA" w14:textId="0F49F36D"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Pr>
          <w:p w14:paraId="7FB3B6FB" w14:textId="59DA5CB1"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Pr>
          <w:p w14:paraId="2C7FAE80" w14:textId="09A079CB"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2170ED41" w14:textId="77777777" w:rsidTr="00C9764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tcBorders>
          </w:tcPr>
          <w:p w14:paraId="3A077F48"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D vs AR</w:t>
            </w:r>
          </w:p>
        </w:tc>
        <w:tc>
          <w:tcPr>
            <w:tcW w:w="1250" w:type="pct"/>
            <w:tcBorders>
              <w:top w:val="none" w:sz="0" w:space="0" w:color="auto"/>
              <w:bottom w:val="none" w:sz="0" w:space="0" w:color="auto"/>
            </w:tcBorders>
          </w:tcPr>
          <w:p w14:paraId="4CAAC38C" w14:textId="0E9BEC7E"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top w:val="none" w:sz="0" w:space="0" w:color="auto"/>
              <w:bottom w:val="none" w:sz="0" w:space="0" w:color="auto"/>
            </w:tcBorders>
          </w:tcPr>
          <w:p w14:paraId="4E1CBC42" w14:textId="2EBD3BB8"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top w:val="none" w:sz="0" w:space="0" w:color="auto"/>
              <w:bottom w:val="none" w:sz="0" w:space="0" w:color="auto"/>
            </w:tcBorders>
          </w:tcPr>
          <w:p w14:paraId="3F6F071E" w14:textId="7795E34D" w:rsidR="00880292" w:rsidRPr="00AA5DB9" w:rsidRDefault="003B17D6"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6C4EC818" w14:textId="77777777" w:rsidTr="00C9764E">
        <w:trPr>
          <w:trHeight w:val="502"/>
        </w:trPr>
        <w:tc>
          <w:tcPr>
            <w:cnfStyle w:val="001000000000" w:firstRow="0" w:lastRow="0" w:firstColumn="1" w:lastColumn="0" w:oddVBand="0" w:evenVBand="0" w:oddHBand="0" w:evenHBand="0" w:firstRowFirstColumn="0" w:firstRowLastColumn="0" w:lastRowFirstColumn="0" w:lastRowLastColumn="0"/>
            <w:tcW w:w="1249" w:type="pct"/>
            <w:tcBorders>
              <w:bottom w:val="single" w:sz="12" w:space="0" w:color="auto"/>
            </w:tcBorders>
          </w:tcPr>
          <w:p w14:paraId="044AAAE9"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DR vs A</w:t>
            </w:r>
          </w:p>
        </w:tc>
        <w:tc>
          <w:tcPr>
            <w:tcW w:w="1250" w:type="pct"/>
            <w:tcBorders>
              <w:bottom w:val="single" w:sz="12" w:space="0" w:color="auto"/>
            </w:tcBorders>
          </w:tcPr>
          <w:p w14:paraId="3F8B6D62" w14:textId="7D61ED3B"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bottom w:val="single" w:sz="12" w:space="0" w:color="auto"/>
            </w:tcBorders>
          </w:tcPr>
          <w:p w14:paraId="62F0200B" w14:textId="323302C1"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bottom w:val="single" w:sz="12" w:space="0" w:color="auto"/>
            </w:tcBorders>
          </w:tcPr>
          <w:p w14:paraId="310A1EDD" w14:textId="0976B09D" w:rsidR="00880292" w:rsidRPr="00AA5DB9" w:rsidRDefault="003B17D6"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bl>
    <w:p w14:paraId="663D6EFA" w14:textId="34F5D00A" w:rsidR="00AA5DB9" w:rsidRPr="00C9228D" w:rsidRDefault="00AA5DB9" w:rsidP="00C9228D">
      <w:pPr>
        <w:spacing w:line="480" w:lineRule="auto"/>
        <w:rPr>
          <w:rFonts w:ascii="Times New Roman" w:hAnsi="Times New Roman" w:cs="Times New Roman"/>
        </w:rPr>
      </w:pPr>
      <w:r w:rsidRPr="00C9228D">
        <w:rPr>
          <w:rFonts w:ascii="Times New Roman" w:hAnsi="Times New Roman" w:cs="Times New Roman"/>
          <w:i/>
          <w:iCs/>
        </w:rPr>
        <w:t xml:space="preserve">Note. </w:t>
      </w:r>
      <w:r w:rsidR="00B87ACD" w:rsidRPr="00C9228D">
        <w:rPr>
          <w:rFonts w:ascii="Times New Roman" w:hAnsi="Times New Roman" w:cs="Times New Roman"/>
        </w:rPr>
        <w:t xml:space="preserve">R refers risk, A refers amount and D refers delay.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27461C" w:rsidRPr="00C9228D">
        <w:rPr>
          <w:rFonts w:ascii="Times New Roman" w:hAnsi="Times New Roman" w:cs="Times New Roman"/>
        </w:rPr>
        <w:t xml:space="preserve"> is the amount of the reward of option </w:t>
      </w:r>
      <m:oMath>
        <m:r>
          <w:rPr>
            <w:rFonts w:ascii="Cambria Math" w:hAnsi="Cambria Math" w:cs="Times New Roman"/>
          </w:rPr>
          <m:t>i</m:t>
        </m:r>
      </m:oMath>
      <w:r w:rsidR="0027461C" w:rsidRPr="00C9228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27461C" w:rsidRPr="00C9228D">
        <w:rPr>
          <w:rFonts w:ascii="Times New Roman" w:hAnsi="Times New Roman" w:cs="Times New Roman"/>
        </w:rPr>
        <w:t xml:space="preserve"> is the delay of receiving the reward of option </w:t>
      </w:r>
      <m:oMath>
        <m:r>
          <w:rPr>
            <w:rFonts w:ascii="Cambria Math" w:hAnsi="Cambria Math" w:cs="Times New Roman"/>
          </w:rPr>
          <m:t>i</m:t>
        </m:r>
      </m:oMath>
      <w:r w:rsidR="0027461C" w:rsidRPr="00C9228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27461C" w:rsidRPr="00C9228D">
        <w:rPr>
          <w:rFonts w:ascii="Times New Roman" w:hAnsi="Times New Roman" w:cs="Times New Roman"/>
        </w:rPr>
        <w:t xml:space="preserve"> is the probability to receive the reward of option </w:t>
      </w:r>
      <m:oMath>
        <m:r>
          <w:rPr>
            <w:rFonts w:ascii="Cambria Math" w:hAnsi="Cambria Math" w:cs="Times New Roman"/>
          </w:rPr>
          <m:t>i</m:t>
        </m:r>
      </m:oMath>
      <w:r w:rsidR="0027461C" w:rsidRPr="00C9228D">
        <w:rPr>
          <w:rFonts w:ascii="Times New Roman" w:hAnsi="Times New Roman" w:cs="Times New Roman"/>
        </w:rPr>
        <w:t>.</w:t>
      </w:r>
    </w:p>
    <w:p w14:paraId="7F5F3056" w14:textId="2E0739B4" w:rsidR="00880292" w:rsidRPr="00975C28" w:rsidRDefault="00880292" w:rsidP="00C1574A">
      <w:pPr>
        <w:pStyle w:val="2"/>
        <w:rPr>
          <w:rFonts w:ascii="Times New Roman" w:hAnsi="Times New Roman" w:cs="Times New Roman"/>
          <w:sz w:val="24"/>
          <w:szCs w:val="24"/>
        </w:rPr>
      </w:pPr>
      <w:r w:rsidRPr="00975C28">
        <w:rPr>
          <w:rFonts w:ascii="Times New Roman" w:hAnsi="Times New Roman" w:cs="Times New Roman"/>
          <w:sz w:val="24"/>
          <w:szCs w:val="24"/>
        </w:rPr>
        <w:t>Core predictions</w:t>
      </w:r>
    </w:p>
    <w:p w14:paraId="01CE4224" w14:textId="4EDE92C6" w:rsidR="00880292"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880292" w:rsidRPr="00975C28">
        <w:rPr>
          <w:rFonts w:ascii="Times New Roman" w:hAnsi="Times New Roman" w:cs="Times New Roman"/>
        </w:rPr>
        <w:t>The logic and theory only restrict the parameters to be positive.</w:t>
      </w:r>
    </w:p>
    <w:p w14:paraId="60CC0BF5" w14:textId="2643086A" w:rsidR="00880292" w:rsidRPr="00975C28" w:rsidRDefault="00880292" w:rsidP="00880292">
      <w:pPr>
        <w:spacing w:line="480" w:lineRule="auto"/>
        <w:rPr>
          <w:rFonts w:ascii="Times New Roman" w:hAnsi="Times New Roman" w:cs="Times New Roman"/>
        </w:rPr>
      </w:pPr>
      <w:r w:rsidRPr="00975C28">
        <w:rPr>
          <w:rFonts w:ascii="Times New Roman" w:hAnsi="Times New Roman" w:cs="Times New Roman"/>
        </w:rPr>
        <w:tab/>
        <w:t xml:space="preserve">Previous to the </w:t>
      </w:r>
      <w:r w:rsidR="00376673">
        <w:rPr>
          <w:rFonts w:ascii="Times New Roman" w:hAnsi="Times New Roman" w:cs="Times New Roman"/>
        </w:rPr>
        <w:t>original</w:t>
      </w:r>
      <w:r w:rsidRPr="00975C28">
        <w:rPr>
          <w:rFonts w:ascii="Times New Roman" w:hAnsi="Times New Roman" w:cs="Times New Roman"/>
        </w:rPr>
        <w:t xml:space="preserve"> study, the authors </w:t>
      </w:r>
      <w:r w:rsidR="00EC6BAB" w:rsidRPr="00975C28">
        <w:rPr>
          <w:rFonts w:ascii="Times New Roman" w:hAnsi="Times New Roman" w:cs="Times New Roman"/>
        </w:rPr>
        <w:t>collected a dataset involv</w:t>
      </w:r>
      <w:r w:rsidRPr="00975C28">
        <w:rPr>
          <w:rFonts w:ascii="Times New Roman" w:hAnsi="Times New Roman" w:cs="Times New Roman"/>
        </w:rPr>
        <w:t>ing R vs A, D vs A and R vs D choices</w:t>
      </w:r>
      <w:r w:rsidR="00EC6BAB" w:rsidRPr="00975C28">
        <w:rPr>
          <w:rFonts w:ascii="Times New Roman" w:hAnsi="Times New Roman" w:cs="Times New Roman"/>
        </w:rPr>
        <w:t xml:space="preserve"> from 72 participants</w:t>
      </w:r>
      <w:r w:rsidRPr="00975C28">
        <w:rPr>
          <w:rFonts w:ascii="Times New Roman" w:hAnsi="Times New Roman" w:cs="Times New Roman"/>
        </w:rPr>
        <w:t xml:space="preserve"> </w:t>
      </w:r>
      <w:bookmarkStart w:id="17" w:name="OLE_LINK1"/>
      <w:r w:rsidR="00EC6BAB" w:rsidRPr="00975C28">
        <w:rPr>
          <w:rFonts w:ascii="Times New Roman" w:hAnsi="Times New Roman" w:cs="Times New Roman"/>
        </w:rPr>
        <w:fldChar w:fldCharType="begin"/>
      </w:r>
      <w:r w:rsidR="00EC6BAB" w:rsidRPr="00975C28">
        <w:rPr>
          <w:rFonts w:ascii="Times New Roman" w:hAnsi="Times New Roman" w:cs="Times New Roman"/>
        </w:rPr>
        <w:instrText xml:space="preserve"> ADDIN ZOTERO_ITEM CSL_CITATION {"citationID":"FxesvDU9","properties":{"formattedCitation":"(Luckman et al., 2018)","plainCitation":"(Luckman et al., 2018)","noteIndex":0},"citationItems":[{"id":25059,"uris":["http://zotero.org/users/5418352/items/HB8XQVZF"],"uri":["http://zotero.org/users/5418352/items/HB8XQVZF"],"itemData":{"id":25059,"type":"article-journal","container-title":"Psychonomic Bulletin and Review","DOI":"10.3758/s13423-017-1330-8","issue":"2","note":"tex.ids= luckmanCanSingleModel2018, luckmanCanSingleModel2018a","page":"785-792","title":"Can a single model account for both risky choices and inter-temporal choices? Testing the assumptions underlying models of risky inter-temporal choice","volume":"25","author":[{"family":"Luckman","given":"A."},{"family":"Donkin","given":"C."},{"family":"Newell","given":"B.R."}],"issued":{"date-parts":[["2018"]]},"citation-key":"luckmanCanSingleModel2018"}}],"schema":"https://github.com/citation-style-language/schema/raw/master/csl-citation.json"} </w:instrText>
      </w:r>
      <w:r w:rsidR="00EC6BAB" w:rsidRPr="00975C28">
        <w:rPr>
          <w:rFonts w:ascii="Times New Roman" w:hAnsi="Times New Roman" w:cs="Times New Roman"/>
        </w:rPr>
        <w:fldChar w:fldCharType="separate"/>
      </w:r>
      <w:r w:rsidR="00EC6BAB" w:rsidRPr="00975C28">
        <w:rPr>
          <w:rFonts w:ascii="Times New Roman" w:hAnsi="Times New Roman" w:cs="Times New Roman"/>
        </w:rPr>
        <w:t>(Luckman et al., 2018)</w:t>
      </w:r>
      <w:r w:rsidR="00EC6BAB" w:rsidRPr="00975C28">
        <w:rPr>
          <w:rFonts w:ascii="Times New Roman" w:hAnsi="Times New Roman" w:cs="Times New Roman"/>
        </w:rPr>
        <w:fldChar w:fldCharType="end"/>
      </w:r>
      <w:bookmarkEnd w:id="17"/>
      <w:r w:rsidRPr="00975C28">
        <w:rPr>
          <w:rFonts w:ascii="Times New Roman" w:hAnsi="Times New Roman" w:cs="Times New Roman"/>
        </w:rPr>
        <w:t xml:space="preserve">. These choices were </w:t>
      </w:r>
      <w:r w:rsidR="00EC6BAB" w:rsidRPr="00975C28">
        <w:rPr>
          <w:rFonts w:ascii="Times New Roman" w:hAnsi="Times New Roman" w:cs="Times New Roman"/>
        </w:rPr>
        <w:t xml:space="preserve">directly </w:t>
      </w:r>
      <w:r w:rsidRPr="00975C28">
        <w:rPr>
          <w:rFonts w:ascii="Times New Roman" w:hAnsi="Times New Roman" w:cs="Times New Roman"/>
        </w:rPr>
        <w:t xml:space="preserve">used in the </w:t>
      </w:r>
      <w:r w:rsidR="00376673">
        <w:rPr>
          <w:rFonts w:ascii="Times New Roman" w:hAnsi="Times New Roman" w:cs="Times New Roman"/>
        </w:rPr>
        <w:t>original</w:t>
      </w:r>
      <w:r w:rsidRPr="00975C28">
        <w:rPr>
          <w:rFonts w:ascii="Times New Roman" w:hAnsi="Times New Roman" w:cs="Times New Roman"/>
        </w:rPr>
        <w:t xml:space="preserve"> study </w:t>
      </w:r>
      <w:r w:rsidR="007163B9" w:rsidRPr="00975C28">
        <w:rPr>
          <w:rFonts w:ascii="Times New Roman" w:hAnsi="Times New Roman" w:cs="Times New Roman"/>
        </w:rPr>
        <w:t>wherever</w:t>
      </w:r>
      <w:r w:rsidRPr="00975C28">
        <w:rPr>
          <w:rFonts w:ascii="Times New Roman" w:hAnsi="Times New Roman" w:cs="Times New Roman"/>
        </w:rPr>
        <w:t xml:space="preserve"> </w:t>
      </w:r>
      <w:r w:rsidR="007163B9" w:rsidRPr="00975C28">
        <w:rPr>
          <w:rFonts w:ascii="Times New Roman" w:hAnsi="Times New Roman" w:cs="Times New Roman"/>
        </w:rPr>
        <w:t>wa</w:t>
      </w:r>
      <w:r w:rsidRPr="00975C28">
        <w:rPr>
          <w:rFonts w:ascii="Times New Roman" w:hAnsi="Times New Roman" w:cs="Times New Roman"/>
        </w:rPr>
        <w:t xml:space="preserve">s possible. According to the design of </w:t>
      </w:r>
      <w:r w:rsidR="007D0E89" w:rsidRPr="00975C28">
        <w:rPr>
          <w:rFonts w:ascii="Times New Roman" w:hAnsi="Times New Roman" w:cs="Times New Roman"/>
        </w:rPr>
        <w:t>the previous experiment</w:t>
      </w:r>
      <w:r w:rsidRPr="00975C28">
        <w:rPr>
          <w:rFonts w:ascii="Times New Roman" w:hAnsi="Times New Roman" w:cs="Times New Roman"/>
        </w:rPr>
        <w:t xml:space="preserve">, 19 choices were filtered from the current datasets. I randomly chose </w:t>
      </w:r>
      <w:r w:rsidR="0041073A" w:rsidRPr="00975C28">
        <w:rPr>
          <w:rFonts w:ascii="Times New Roman" w:hAnsi="Times New Roman" w:cs="Times New Roman"/>
        </w:rPr>
        <w:t>3</w:t>
      </w:r>
      <w:r w:rsidRPr="00975C28">
        <w:rPr>
          <w:rFonts w:ascii="Times New Roman" w:hAnsi="Times New Roman" w:cs="Times New Roman"/>
        </w:rPr>
        <w:t xml:space="preserve">0 participants from the 90 participants that passed the check and </w:t>
      </w:r>
      <w:r w:rsidRPr="00975C28">
        <w:rPr>
          <w:rFonts w:ascii="Times New Roman" w:hAnsi="Times New Roman" w:cs="Times New Roman"/>
        </w:rPr>
        <w:lastRenderedPageBreak/>
        <w:t>took their responses data to develop informative priors</w:t>
      </w:r>
      <w:r w:rsidR="007050C5" w:rsidRPr="00975C28">
        <w:rPr>
          <w:rFonts w:ascii="Times New Roman" w:hAnsi="Times New Roman" w:cs="Times New Roman"/>
        </w:rPr>
        <w:t>, which is referred as the pilot dataset.</w:t>
      </w:r>
    </w:p>
    <w:p w14:paraId="0EF3AEA5" w14:textId="5B6AF9EC" w:rsidR="00880292" w:rsidRPr="00975C28" w:rsidRDefault="00880292" w:rsidP="00880292">
      <w:pPr>
        <w:spacing w:line="480" w:lineRule="auto"/>
        <w:rPr>
          <w:rFonts w:ascii="Times New Roman" w:hAnsi="Times New Roman" w:cs="Times New Roman"/>
        </w:rPr>
      </w:pPr>
      <w:r w:rsidRPr="00975C28">
        <w:rPr>
          <w:rFonts w:ascii="Times New Roman" w:hAnsi="Times New Roman" w:cs="Times New Roman"/>
        </w:rPr>
        <w:tab/>
        <w:t xml:space="preserve">For this </w:t>
      </w:r>
      <w:r w:rsidR="007050C5" w:rsidRPr="00975C28">
        <w:rPr>
          <w:rFonts w:ascii="Times New Roman" w:hAnsi="Times New Roman" w:cs="Times New Roman"/>
        </w:rPr>
        <w:t>pilot</w:t>
      </w:r>
      <w:r w:rsidRPr="00975C28">
        <w:rPr>
          <w:rFonts w:ascii="Times New Roman" w:hAnsi="Times New Roman" w:cs="Times New Roman"/>
        </w:rPr>
        <w:t xml:space="preserve"> dataset,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Pr="00975C28">
        <w:rPr>
          <w:rFonts w:ascii="Times New Roman" w:hAnsi="Times New Roman" w:cs="Times New Roman"/>
        </w:rPr>
        <w:t xml:space="preserve"> are unidentifiable. The </w:t>
      </w:r>
      <w:r w:rsidR="007D0E89" w:rsidRPr="00975C28">
        <w:rPr>
          <w:rFonts w:ascii="Times New Roman" w:hAnsi="Times New Roman" w:cs="Times New Roman"/>
        </w:rPr>
        <w:t xml:space="preserve">combinations of the bias parameters </w:t>
      </w:r>
      <w:r w:rsidR="007322A8" w:rsidRPr="00975C28">
        <w:rPr>
          <w:rFonts w:ascii="Times New Roman" w:hAnsi="Times New Roman" w:cs="Times New Roman"/>
        </w:rPr>
        <w:t>are</w:t>
      </w:r>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for D vs A choice,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for R vs A choice,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oMath>
      <w:r w:rsidRPr="00975C28">
        <w:rPr>
          <w:rFonts w:ascii="Times New Roman" w:hAnsi="Times New Roman" w:cs="Times New Roman"/>
        </w:rPr>
        <w:t xml:space="preserve"> for R vs D choice. Adding any constant to these three parameters would not change the probability of choice. Thus, </w:t>
      </w:r>
      <w:r w:rsidR="007D0E89" w:rsidRPr="00975C28">
        <w:rPr>
          <w:rFonts w:ascii="Times New Roman" w:hAnsi="Times New Roman" w:cs="Times New Roman"/>
        </w:rPr>
        <w:t>I defined</w:t>
      </w:r>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and the </w:t>
      </w:r>
      <w:r w:rsidR="007D0E89" w:rsidRPr="00975C28">
        <w:rPr>
          <w:rFonts w:ascii="Times New Roman" w:hAnsi="Times New Roman" w:cs="Times New Roman"/>
        </w:rPr>
        <w:t>RITCH model</w:t>
      </w:r>
      <w:r w:rsidRPr="00975C28">
        <w:rPr>
          <w:rFonts w:ascii="Times New Roman" w:hAnsi="Times New Roman" w:cs="Times New Roman"/>
        </w:rPr>
        <w:t xml:space="preserve"> was </w:t>
      </w:r>
      <w:r w:rsidR="007D0E89" w:rsidRPr="00975C28">
        <w:rPr>
          <w:rFonts w:ascii="Times New Roman" w:hAnsi="Times New Roman" w:cs="Times New Roman"/>
        </w:rPr>
        <w:t>degenerated</w:t>
      </w:r>
      <w:r w:rsidRPr="00975C28">
        <w:rPr>
          <w:rFonts w:ascii="Times New Roman" w:hAnsi="Times New Roman" w:cs="Times New Roman"/>
        </w:rPr>
        <w:t xml:space="preserve"> as follows.</w:t>
      </w:r>
    </w:p>
    <w:p w14:paraId="0522E325" w14:textId="2670B625" w:rsidR="008E00CF" w:rsidRPr="008E00CF" w:rsidRDefault="003B17D6"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10F0AB0A" w14:textId="4D0869A8" w:rsidR="008E00CF" w:rsidRPr="008E00CF" w:rsidRDefault="003B17D6"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1F8AED03" w14:textId="56CA1F0E" w:rsidR="008E00CF" w:rsidRPr="008E00CF" w:rsidRDefault="003B17D6"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537F33C2" w14:textId="0496FC93" w:rsidR="00D22877" w:rsidRDefault="00880292" w:rsidP="00880292">
      <w:pPr>
        <w:spacing w:line="480" w:lineRule="auto"/>
        <w:rPr>
          <w:rFonts w:ascii="Times New Roman" w:hAnsi="Times New Roman" w:cs="Times New Roman"/>
        </w:rPr>
      </w:pPr>
      <w:r w:rsidRPr="00975C28">
        <w:rPr>
          <w:rFonts w:ascii="Times New Roman" w:hAnsi="Times New Roman" w:cs="Times New Roman"/>
        </w:rPr>
        <w:t xml:space="preserve">The prior distributions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oMath>
      <w:r w:rsidRPr="00975C28">
        <w:rPr>
          <w:rFonts w:ascii="Times New Roman" w:hAnsi="Times New Roman" w:cs="Times New Roman"/>
        </w:rPr>
        <w:t xml:space="preserve"> were set to the standard normal distribution </w:t>
      </w:r>
      <m:oMath>
        <m:r>
          <w:rPr>
            <w:rFonts w:ascii="Cambria Math" w:hAnsi="Cambria Math" w:cs="Times New Roman"/>
          </w:rPr>
          <m:t>N(0,1)</m:t>
        </m:r>
      </m:oMath>
      <w:r w:rsidRPr="00975C28">
        <w:rPr>
          <w:rFonts w:ascii="Times New Roman" w:hAnsi="Times New Roman" w:cs="Times New Roman"/>
        </w:rPr>
        <w:t xml:space="preserve"> and</w:t>
      </w:r>
      <w:r w:rsidR="007D0E89" w:rsidRPr="00975C28">
        <w:rPr>
          <w:rFonts w:ascii="Times New Roman" w:hAnsi="Times New Roman" w:cs="Times New Roman"/>
        </w:rPr>
        <w:t xml:space="preserve"> </w:t>
      </w:r>
      <w:r w:rsidRPr="00975C28">
        <w:rPr>
          <w:rFonts w:ascii="Times New Roman" w:hAnsi="Times New Roman" w:cs="Times New Roman"/>
        </w:rPr>
        <w:t xml:space="preserve">other parameters to the truncated standard normal distribution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Pr="00975C28">
        <w:rPr>
          <w:rFonts w:ascii="Times New Roman" w:hAnsi="Times New Roman" w:cs="Times New Roman"/>
        </w:rPr>
        <w:t>.</w:t>
      </w:r>
      <w:r w:rsidR="00E95488" w:rsidRPr="00975C28">
        <w:rPr>
          <w:rFonts w:ascii="Times New Roman" w:hAnsi="Times New Roman" w:cs="Times New Roman"/>
        </w:rPr>
        <w:t xml:space="preserve"> The </w:t>
      </w:r>
      <w:r w:rsidR="007050C5" w:rsidRPr="00975C28">
        <w:rPr>
          <w:rFonts w:ascii="Times New Roman" w:hAnsi="Times New Roman" w:cs="Times New Roman"/>
        </w:rPr>
        <w:t>pilot</w:t>
      </w:r>
      <w:r w:rsidR="00E95488" w:rsidRPr="00975C28">
        <w:rPr>
          <w:rFonts w:ascii="Times New Roman" w:hAnsi="Times New Roman" w:cs="Times New Roman"/>
        </w:rPr>
        <w:t xml:space="preserve"> dataset was fitted by the degenerat</w:t>
      </w:r>
      <w:r w:rsidR="00296928" w:rsidRPr="00975C28">
        <w:rPr>
          <w:rFonts w:ascii="Times New Roman" w:hAnsi="Times New Roman" w:cs="Times New Roman"/>
        </w:rPr>
        <w:t>ed RITCH model at group-level and 4000 samples were taken.</w:t>
      </w:r>
      <w:r w:rsidRPr="00975C28">
        <w:rPr>
          <w:rFonts w:ascii="Times New Roman" w:hAnsi="Times New Roman" w:cs="Times New Roman"/>
        </w:rPr>
        <w:t xml:space="preserve"> </w:t>
      </w:r>
      <w:r w:rsidRPr="001166C7">
        <w:rPr>
          <w:rFonts w:ascii="Times New Roman" w:hAnsi="Times New Roman" w:cs="Times New Roman"/>
        </w:rPr>
        <w:t xml:space="preserve">Table </w:t>
      </w:r>
      <w:r w:rsidR="001166C7" w:rsidRPr="001166C7">
        <w:rPr>
          <w:rFonts w:ascii="Times New Roman" w:hAnsi="Times New Roman" w:cs="Times New Roman" w:hint="eastAsia"/>
        </w:rPr>
        <w:t>2</w:t>
      </w:r>
      <w:r w:rsidRPr="00975C28">
        <w:rPr>
          <w:rFonts w:ascii="Times New Roman" w:hAnsi="Times New Roman" w:cs="Times New Roman"/>
        </w:rPr>
        <w:t xml:space="preserve"> gave</w:t>
      </w:r>
      <w:bookmarkStart w:id="18" w:name="OLE_LINK2"/>
      <w:r w:rsidRPr="00975C28">
        <w:rPr>
          <w:rFonts w:ascii="Times New Roman" w:hAnsi="Times New Roman" w:cs="Times New Roman"/>
        </w:rPr>
        <w:t xml:space="preserve"> the posterior means</w:t>
      </w:r>
      <w:r w:rsidR="004C0EC7">
        <w:rPr>
          <w:rFonts w:ascii="Times New Roman" w:hAnsi="Times New Roman" w:cs="Times New Roman"/>
        </w:rPr>
        <w:t xml:space="preserve"> and four sets of </w:t>
      </w:r>
      <m:oMath>
        <m:r>
          <w:rPr>
            <w:rFonts w:ascii="Cambria Math" w:hAnsi="Cambria Math" w:cs="Times New Roman"/>
          </w:rPr>
          <m:t>σ</m:t>
        </m:r>
      </m:oMath>
      <w:r w:rsidR="004C0EC7">
        <w:rPr>
          <w:rFonts w:ascii="Times New Roman" w:hAnsi="Times New Roman" w:cs="Times New Roman" w:hint="eastAsia"/>
        </w:rPr>
        <w:t>s</w:t>
      </w:r>
      <w:bookmarkEnd w:id="18"/>
      <w:r w:rsidR="004C0EC7">
        <w:rPr>
          <w:rFonts w:ascii="Times New Roman" w:hAnsi="Times New Roman" w:cs="Times New Roman"/>
        </w:rPr>
        <w:t xml:space="preserve"> </w:t>
      </w:r>
      <w:r w:rsidR="000E0B6B">
        <w:rPr>
          <w:rFonts w:ascii="Times New Roman" w:hAnsi="Times New Roman" w:cs="Times New Roman"/>
        </w:rPr>
        <w:t>making the standard deviations of the informative priors equal</w:t>
      </w:r>
      <w:r w:rsidR="004C0EC7">
        <w:rPr>
          <w:rFonts w:ascii="Times New Roman" w:hAnsi="Times New Roman" w:cs="Times New Roman"/>
        </w:rPr>
        <w:t xml:space="preserve"> to 0.05, 0.1,</w:t>
      </w:r>
      <w:r w:rsidR="004C0EC7">
        <w:rPr>
          <w:rFonts w:ascii="Times New Roman" w:hAnsi="Times New Roman" w:cs="Times New Roman" w:hint="eastAsia"/>
        </w:rPr>
        <w:t xml:space="preserve"> </w:t>
      </w:r>
      <w:r w:rsidR="004C0EC7">
        <w:rPr>
          <w:rFonts w:ascii="Times New Roman" w:hAnsi="Times New Roman" w:cs="Times New Roman"/>
        </w:rPr>
        <w:t xml:space="preserve">0.5, and 1 multiplying </w:t>
      </w:r>
      <w:r w:rsidR="000E0B6B">
        <w:rPr>
          <w:rFonts w:ascii="Times New Roman" w:hAnsi="Times New Roman" w:cs="Times New Roman"/>
        </w:rPr>
        <w:t>the posterior means.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866"/>
        <w:gridCol w:w="866"/>
        <w:gridCol w:w="1116"/>
        <w:gridCol w:w="866"/>
        <w:gridCol w:w="866"/>
        <w:gridCol w:w="866"/>
        <w:gridCol w:w="896"/>
        <w:gridCol w:w="896"/>
      </w:tblGrid>
      <w:tr w:rsidR="00C9764E" w14:paraId="2B74F157" w14:textId="77777777" w:rsidTr="0057572F">
        <w:tc>
          <w:tcPr>
            <w:tcW w:w="8522" w:type="dxa"/>
            <w:gridSpan w:val="9"/>
          </w:tcPr>
          <w:p w14:paraId="4B1CD06E" w14:textId="20C36F71" w:rsidR="00C9764E" w:rsidRPr="00C9764E" w:rsidRDefault="00C9764E" w:rsidP="00C9764E">
            <w:pPr>
              <w:spacing w:line="480" w:lineRule="auto"/>
              <w:rPr>
                <w:rFonts w:ascii="Times New Roman" w:hAnsi="Times New Roman" w:cs="Times New Roman"/>
                <w:b/>
                <w:bCs/>
              </w:rPr>
            </w:pPr>
            <w:r w:rsidRPr="00C9764E">
              <w:rPr>
                <w:rFonts w:ascii="Times New Roman" w:hAnsi="Times New Roman" w:cs="Times New Roman"/>
                <w:b/>
                <w:bCs/>
              </w:rPr>
              <w:t xml:space="preserve">Table </w:t>
            </w:r>
            <w:r w:rsidRPr="00C9764E">
              <w:rPr>
                <w:rFonts w:ascii="Times New Roman" w:hAnsi="Times New Roman" w:cs="Times New Roman" w:hint="eastAsia"/>
                <w:b/>
                <w:bCs/>
              </w:rPr>
              <w:t>2</w:t>
            </w:r>
          </w:p>
        </w:tc>
      </w:tr>
      <w:tr w:rsidR="00C9764E" w14:paraId="4E565C60" w14:textId="77777777" w:rsidTr="0057572F">
        <w:tc>
          <w:tcPr>
            <w:tcW w:w="8522" w:type="dxa"/>
            <w:gridSpan w:val="9"/>
            <w:tcBorders>
              <w:bottom w:val="single" w:sz="8" w:space="0" w:color="auto"/>
            </w:tcBorders>
          </w:tcPr>
          <w:p w14:paraId="37518B36" w14:textId="27A2A45D" w:rsidR="00C9764E" w:rsidRPr="0057572F" w:rsidRDefault="0057572F" w:rsidP="0057572F">
            <w:pPr>
              <w:spacing w:line="480" w:lineRule="auto"/>
              <w:rPr>
                <w:rFonts w:ascii="Times New Roman" w:hAnsi="Times New Roman" w:cs="Times New Roman"/>
                <w:i/>
                <w:iCs/>
              </w:rPr>
            </w:pPr>
            <w:r>
              <w:rPr>
                <w:rFonts w:ascii="Times New Roman" w:hAnsi="Times New Roman" w:cs="Times New Roman"/>
                <w:i/>
                <w:iCs/>
              </w:rPr>
              <w:t>T</w:t>
            </w:r>
            <w:r w:rsidRPr="0057572F">
              <w:rPr>
                <w:rFonts w:ascii="Times New Roman" w:hAnsi="Times New Roman" w:cs="Times New Roman"/>
                <w:i/>
                <w:iCs/>
              </w:rPr>
              <w:t xml:space="preserve">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Pr>
                <w:rFonts w:ascii="Times New Roman" w:hAnsi="Times New Roman" w:cs="Times New Roman"/>
                <w:i/>
                <w:iCs/>
              </w:rPr>
              <w:t xml:space="preserve"> for RITCH.</w:t>
            </w:r>
          </w:p>
        </w:tc>
      </w:tr>
      <w:tr w:rsidR="004C0EC7" w14:paraId="5B71FAB3" w14:textId="77777777" w:rsidTr="0057572F">
        <w:tc>
          <w:tcPr>
            <w:tcW w:w="1284" w:type="dxa"/>
            <w:tcBorders>
              <w:top w:val="single" w:sz="12" w:space="0" w:color="auto"/>
              <w:bottom w:val="single" w:sz="8" w:space="0" w:color="auto"/>
            </w:tcBorders>
          </w:tcPr>
          <w:p w14:paraId="4BE96AE5" w14:textId="4C4FF2F5" w:rsidR="004C0EC7" w:rsidRDefault="004C0EC7" w:rsidP="00C9228D">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866" w:type="dxa"/>
            <w:tcBorders>
              <w:top w:val="single" w:sz="12" w:space="0" w:color="auto"/>
              <w:bottom w:val="single" w:sz="8" w:space="0" w:color="auto"/>
            </w:tcBorders>
          </w:tcPr>
          <w:p w14:paraId="54B6B2CD" w14:textId="015BF3E2" w:rsidR="004C0EC7" w:rsidRDefault="003B17D6"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oMath>
            </m:oMathPara>
          </w:p>
        </w:tc>
        <w:tc>
          <w:tcPr>
            <w:tcW w:w="866" w:type="dxa"/>
            <w:tcBorders>
              <w:top w:val="single" w:sz="12" w:space="0" w:color="auto"/>
              <w:bottom w:val="single" w:sz="8" w:space="0" w:color="auto"/>
            </w:tcBorders>
          </w:tcPr>
          <w:p w14:paraId="7FF6339E" w14:textId="41CDEDD9" w:rsidR="004C0EC7" w:rsidRDefault="003B17D6"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oMath>
            </m:oMathPara>
          </w:p>
        </w:tc>
        <w:tc>
          <w:tcPr>
            <w:tcW w:w="1116" w:type="dxa"/>
            <w:tcBorders>
              <w:top w:val="single" w:sz="12" w:space="0" w:color="auto"/>
              <w:bottom w:val="single" w:sz="8" w:space="0" w:color="auto"/>
            </w:tcBorders>
          </w:tcPr>
          <w:p w14:paraId="232729BD" w14:textId="589B2764" w:rsidR="004C0EC7" w:rsidRDefault="003B17D6"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xA</m:t>
                    </m:r>
                  </m:sub>
                </m:sSub>
              </m:oMath>
            </m:oMathPara>
          </w:p>
        </w:tc>
        <w:tc>
          <w:tcPr>
            <w:tcW w:w="866" w:type="dxa"/>
            <w:tcBorders>
              <w:top w:val="single" w:sz="12" w:space="0" w:color="auto"/>
              <w:bottom w:val="single" w:sz="8" w:space="0" w:color="auto"/>
            </w:tcBorders>
          </w:tcPr>
          <w:p w14:paraId="3078FC85" w14:textId="10D80C2F" w:rsidR="004C0EC7" w:rsidRDefault="003B17D6"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xR</m:t>
                    </m:r>
                  </m:sub>
                </m:sSub>
              </m:oMath>
            </m:oMathPara>
          </w:p>
        </w:tc>
        <w:tc>
          <w:tcPr>
            <w:tcW w:w="866" w:type="dxa"/>
            <w:tcBorders>
              <w:top w:val="single" w:sz="12" w:space="0" w:color="auto"/>
              <w:bottom w:val="single" w:sz="8" w:space="0" w:color="auto"/>
            </w:tcBorders>
          </w:tcPr>
          <w:p w14:paraId="2C7C5162" w14:textId="6B508C24" w:rsidR="004C0EC7" w:rsidRDefault="003B17D6"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pA</m:t>
                    </m:r>
                  </m:sub>
                </m:sSub>
              </m:oMath>
            </m:oMathPara>
          </w:p>
        </w:tc>
        <w:tc>
          <w:tcPr>
            <w:tcW w:w="866" w:type="dxa"/>
            <w:tcBorders>
              <w:top w:val="single" w:sz="12" w:space="0" w:color="auto"/>
              <w:bottom w:val="single" w:sz="8" w:space="0" w:color="auto"/>
            </w:tcBorders>
          </w:tcPr>
          <w:p w14:paraId="384AF8FD" w14:textId="4211C38E" w:rsidR="004C0EC7" w:rsidRDefault="003B17D6"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pR</m:t>
                    </m:r>
                  </m:sub>
                </m:sSub>
              </m:oMath>
            </m:oMathPara>
          </w:p>
        </w:tc>
        <w:tc>
          <w:tcPr>
            <w:tcW w:w="896" w:type="dxa"/>
            <w:tcBorders>
              <w:top w:val="single" w:sz="12" w:space="0" w:color="auto"/>
              <w:bottom w:val="single" w:sz="8" w:space="0" w:color="auto"/>
            </w:tcBorders>
          </w:tcPr>
          <w:p w14:paraId="2F3EDA54" w14:textId="10DAD968" w:rsidR="004C0EC7" w:rsidRDefault="003B17D6" w:rsidP="00C9228D">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β</m:t>
                    </m:r>
                  </m:e>
                  <m:sub>
                    <m:r>
                      <w:rPr>
                        <w:rFonts w:ascii="Cambria Math" w:eastAsia="等线" w:hAnsi="Cambria Math" w:cs="Times New Roman"/>
                      </w:rPr>
                      <m:t>tA</m:t>
                    </m:r>
                  </m:sub>
                </m:sSub>
              </m:oMath>
            </m:oMathPara>
          </w:p>
        </w:tc>
        <w:tc>
          <w:tcPr>
            <w:tcW w:w="896" w:type="dxa"/>
            <w:tcBorders>
              <w:top w:val="single" w:sz="12" w:space="0" w:color="auto"/>
              <w:bottom w:val="single" w:sz="8" w:space="0" w:color="auto"/>
            </w:tcBorders>
          </w:tcPr>
          <w:p w14:paraId="194A88E2" w14:textId="32D8223B" w:rsidR="004C0EC7" w:rsidRDefault="003B17D6" w:rsidP="00C9228D">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β</m:t>
                    </m:r>
                  </m:e>
                  <m:sub>
                    <m:r>
                      <w:rPr>
                        <w:rFonts w:ascii="Cambria Math" w:eastAsia="等线" w:hAnsi="Cambria Math" w:cs="Times New Roman"/>
                      </w:rPr>
                      <m:t>tR</m:t>
                    </m:r>
                  </m:sub>
                </m:sSub>
              </m:oMath>
            </m:oMathPara>
          </w:p>
        </w:tc>
      </w:tr>
      <w:tr w:rsidR="000E0B6B" w14:paraId="1E0D522F" w14:textId="77777777" w:rsidTr="0057572F">
        <w:tc>
          <w:tcPr>
            <w:tcW w:w="1284" w:type="dxa"/>
            <w:tcBorders>
              <w:top w:val="single" w:sz="6" w:space="0" w:color="auto"/>
            </w:tcBorders>
          </w:tcPr>
          <w:p w14:paraId="6B5C793C" w14:textId="5486913E" w:rsidR="004C0EC7" w:rsidRDefault="004C0EC7" w:rsidP="00C9228D">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866" w:type="dxa"/>
            <w:tcBorders>
              <w:top w:val="single" w:sz="6" w:space="0" w:color="auto"/>
            </w:tcBorders>
          </w:tcPr>
          <w:p w14:paraId="55A3EAE8" w14:textId="5A09625A"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-0.73</w:t>
            </w:r>
          </w:p>
        </w:tc>
        <w:tc>
          <w:tcPr>
            <w:tcW w:w="866" w:type="dxa"/>
            <w:tcBorders>
              <w:top w:val="single" w:sz="6" w:space="0" w:color="auto"/>
            </w:tcBorders>
          </w:tcPr>
          <w:p w14:paraId="0C77A6B8" w14:textId="4A0BF71B"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0.47</w:t>
            </w:r>
          </w:p>
        </w:tc>
        <w:tc>
          <w:tcPr>
            <w:tcW w:w="1116" w:type="dxa"/>
            <w:tcBorders>
              <w:top w:val="single" w:sz="6" w:space="0" w:color="auto"/>
            </w:tcBorders>
          </w:tcPr>
          <w:p w14:paraId="65438B8D" w14:textId="5BF94043"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0.001</w:t>
            </w:r>
          </w:p>
        </w:tc>
        <w:tc>
          <w:tcPr>
            <w:tcW w:w="866" w:type="dxa"/>
            <w:tcBorders>
              <w:top w:val="single" w:sz="6" w:space="0" w:color="auto"/>
            </w:tcBorders>
          </w:tcPr>
          <w:p w14:paraId="6B4D8E97" w14:textId="488D4F7C"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0.48</w:t>
            </w:r>
          </w:p>
        </w:tc>
        <w:tc>
          <w:tcPr>
            <w:tcW w:w="866" w:type="dxa"/>
            <w:tcBorders>
              <w:top w:val="single" w:sz="6" w:space="0" w:color="auto"/>
            </w:tcBorders>
          </w:tcPr>
          <w:p w14:paraId="1964260D" w14:textId="06B0D670"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0.48</w:t>
            </w:r>
          </w:p>
        </w:tc>
        <w:tc>
          <w:tcPr>
            <w:tcW w:w="866" w:type="dxa"/>
            <w:tcBorders>
              <w:top w:val="single" w:sz="6" w:space="0" w:color="auto"/>
            </w:tcBorders>
          </w:tcPr>
          <w:p w14:paraId="3214897B" w14:textId="3BABDFDC"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0.54</w:t>
            </w:r>
          </w:p>
        </w:tc>
        <w:tc>
          <w:tcPr>
            <w:tcW w:w="896" w:type="dxa"/>
            <w:tcBorders>
              <w:top w:val="single" w:sz="6" w:space="0" w:color="auto"/>
            </w:tcBorders>
          </w:tcPr>
          <w:p w14:paraId="58EAF578" w14:textId="10DC161A"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0.03</w:t>
            </w:r>
          </w:p>
        </w:tc>
        <w:tc>
          <w:tcPr>
            <w:tcW w:w="896" w:type="dxa"/>
            <w:tcBorders>
              <w:top w:val="single" w:sz="6" w:space="0" w:color="auto"/>
            </w:tcBorders>
          </w:tcPr>
          <w:p w14:paraId="48D7E8DD" w14:textId="28DB087E"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0.13</w:t>
            </w:r>
          </w:p>
        </w:tc>
      </w:tr>
      <w:tr w:rsidR="004C0EC7" w14:paraId="631A72E6" w14:textId="77777777" w:rsidTr="0057572F">
        <w:tc>
          <w:tcPr>
            <w:tcW w:w="1284" w:type="dxa"/>
          </w:tcPr>
          <w:p w14:paraId="09E84EF1" w14:textId="37C5D40C" w:rsidR="004C0EC7" w:rsidRDefault="003B17D6"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866" w:type="dxa"/>
          </w:tcPr>
          <w:p w14:paraId="30293929" w14:textId="727603D2"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0.036</w:t>
            </w:r>
          </w:p>
        </w:tc>
        <w:tc>
          <w:tcPr>
            <w:tcW w:w="866" w:type="dxa"/>
          </w:tcPr>
          <w:p w14:paraId="3882A9EB" w14:textId="4FB54451"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0.024</w:t>
            </w:r>
          </w:p>
        </w:tc>
        <w:tc>
          <w:tcPr>
            <w:tcW w:w="1116" w:type="dxa"/>
          </w:tcPr>
          <w:p w14:paraId="07BD75EA" w14:textId="5018F877"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0.000055</w:t>
            </w:r>
          </w:p>
        </w:tc>
        <w:tc>
          <w:tcPr>
            <w:tcW w:w="866" w:type="dxa"/>
          </w:tcPr>
          <w:p w14:paraId="0A6147CF" w14:textId="53ECB6BD"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0.024</w:t>
            </w:r>
          </w:p>
        </w:tc>
        <w:tc>
          <w:tcPr>
            <w:tcW w:w="866" w:type="dxa"/>
          </w:tcPr>
          <w:p w14:paraId="510C93B5" w14:textId="493B140D"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0.024</w:t>
            </w:r>
          </w:p>
        </w:tc>
        <w:tc>
          <w:tcPr>
            <w:tcW w:w="866" w:type="dxa"/>
          </w:tcPr>
          <w:p w14:paraId="6A8B79D7" w14:textId="33DC9403"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0.027</w:t>
            </w:r>
          </w:p>
        </w:tc>
        <w:tc>
          <w:tcPr>
            <w:tcW w:w="896" w:type="dxa"/>
          </w:tcPr>
          <w:p w14:paraId="03CE2D50" w14:textId="2E4F1C59"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0.0014</w:t>
            </w:r>
          </w:p>
        </w:tc>
        <w:tc>
          <w:tcPr>
            <w:tcW w:w="896" w:type="dxa"/>
          </w:tcPr>
          <w:p w14:paraId="17AD0160" w14:textId="72A254A3"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0.0065</w:t>
            </w:r>
          </w:p>
        </w:tc>
      </w:tr>
      <w:tr w:rsidR="000E0B6B" w14:paraId="24E4A1C7" w14:textId="77777777" w:rsidTr="0057572F">
        <w:tc>
          <w:tcPr>
            <w:tcW w:w="1284" w:type="dxa"/>
          </w:tcPr>
          <w:p w14:paraId="1E12B9D2" w14:textId="2CC042A3" w:rsidR="000E0B6B" w:rsidRDefault="003B17D6" w:rsidP="00C9228D">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866" w:type="dxa"/>
          </w:tcPr>
          <w:p w14:paraId="4F6F6BEE" w14:textId="76A747B6"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0.073</w:t>
            </w:r>
          </w:p>
        </w:tc>
        <w:tc>
          <w:tcPr>
            <w:tcW w:w="866" w:type="dxa"/>
          </w:tcPr>
          <w:p w14:paraId="008C5D9C" w14:textId="658878A2"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0.047</w:t>
            </w:r>
          </w:p>
        </w:tc>
        <w:tc>
          <w:tcPr>
            <w:tcW w:w="1116" w:type="dxa"/>
          </w:tcPr>
          <w:p w14:paraId="23EFDC7A" w14:textId="56D8946C"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0.00011</w:t>
            </w:r>
          </w:p>
        </w:tc>
        <w:tc>
          <w:tcPr>
            <w:tcW w:w="866" w:type="dxa"/>
          </w:tcPr>
          <w:p w14:paraId="43E9EDA4" w14:textId="1180B54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0.048</w:t>
            </w:r>
          </w:p>
        </w:tc>
        <w:tc>
          <w:tcPr>
            <w:tcW w:w="866" w:type="dxa"/>
          </w:tcPr>
          <w:p w14:paraId="004E9033" w14:textId="06FDD283"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0.048</w:t>
            </w:r>
          </w:p>
        </w:tc>
        <w:tc>
          <w:tcPr>
            <w:tcW w:w="866" w:type="dxa"/>
          </w:tcPr>
          <w:p w14:paraId="60FEA7A0" w14:textId="2A7712C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0.054</w:t>
            </w:r>
          </w:p>
        </w:tc>
        <w:tc>
          <w:tcPr>
            <w:tcW w:w="896" w:type="dxa"/>
          </w:tcPr>
          <w:p w14:paraId="2471A0AF" w14:textId="18C31CAB"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0.0028</w:t>
            </w:r>
          </w:p>
        </w:tc>
        <w:tc>
          <w:tcPr>
            <w:tcW w:w="896" w:type="dxa"/>
          </w:tcPr>
          <w:p w14:paraId="362E2F98" w14:textId="451A48BB"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0.013</w:t>
            </w:r>
          </w:p>
        </w:tc>
      </w:tr>
      <w:tr w:rsidR="000E0B6B" w14:paraId="16B5856A" w14:textId="77777777" w:rsidTr="0057572F">
        <w:tc>
          <w:tcPr>
            <w:tcW w:w="1284" w:type="dxa"/>
          </w:tcPr>
          <w:p w14:paraId="257213F8" w14:textId="29469601" w:rsidR="000E0B6B" w:rsidRDefault="003B17D6" w:rsidP="00C9228D">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866" w:type="dxa"/>
          </w:tcPr>
          <w:p w14:paraId="2474E324" w14:textId="76F05890"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0.36</w:t>
            </w:r>
          </w:p>
        </w:tc>
        <w:tc>
          <w:tcPr>
            <w:tcW w:w="866" w:type="dxa"/>
          </w:tcPr>
          <w:p w14:paraId="333AB1F2" w14:textId="030AFC9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0.24</w:t>
            </w:r>
          </w:p>
        </w:tc>
        <w:tc>
          <w:tcPr>
            <w:tcW w:w="1116" w:type="dxa"/>
          </w:tcPr>
          <w:p w14:paraId="6DC970E5" w14:textId="7BE4920D"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0.0006</w:t>
            </w:r>
          </w:p>
        </w:tc>
        <w:tc>
          <w:tcPr>
            <w:tcW w:w="866" w:type="dxa"/>
          </w:tcPr>
          <w:p w14:paraId="63FCF52E" w14:textId="1774A2F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0.26</w:t>
            </w:r>
          </w:p>
        </w:tc>
        <w:tc>
          <w:tcPr>
            <w:tcW w:w="866" w:type="dxa"/>
          </w:tcPr>
          <w:p w14:paraId="7A56C671" w14:textId="78775AE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0.26</w:t>
            </w:r>
          </w:p>
        </w:tc>
        <w:tc>
          <w:tcPr>
            <w:tcW w:w="866" w:type="dxa"/>
          </w:tcPr>
          <w:p w14:paraId="6E07C9FE" w14:textId="0C26538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0.3</w:t>
            </w:r>
          </w:p>
        </w:tc>
        <w:tc>
          <w:tcPr>
            <w:tcW w:w="896" w:type="dxa"/>
          </w:tcPr>
          <w:p w14:paraId="3BDD19AC" w14:textId="47AB057B"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0.015</w:t>
            </w:r>
          </w:p>
        </w:tc>
        <w:tc>
          <w:tcPr>
            <w:tcW w:w="896" w:type="dxa"/>
          </w:tcPr>
          <w:p w14:paraId="2C2EB3D4" w14:textId="20714092"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0.07</w:t>
            </w:r>
          </w:p>
        </w:tc>
      </w:tr>
      <w:tr w:rsidR="000E0B6B" w14:paraId="7A09B4F5" w14:textId="77777777" w:rsidTr="0057572F">
        <w:tc>
          <w:tcPr>
            <w:tcW w:w="1284" w:type="dxa"/>
            <w:tcBorders>
              <w:bottom w:val="single" w:sz="12" w:space="0" w:color="auto"/>
            </w:tcBorders>
          </w:tcPr>
          <w:p w14:paraId="2FE1251F" w14:textId="2F22EF35" w:rsidR="000E0B6B" w:rsidRDefault="003B17D6" w:rsidP="00C9228D">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866" w:type="dxa"/>
            <w:tcBorders>
              <w:bottom w:val="single" w:sz="12" w:space="0" w:color="auto"/>
            </w:tcBorders>
          </w:tcPr>
          <w:p w14:paraId="6B59DC9E" w14:textId="0C2B9B9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0.73</w:t>
            </w:r>
          </w:p>
        </w:tc>
        <w:tc>
          <w:tcPr>
            <w:tcW w:w="866" w:type="dxa"/>
            <w:tcBorders>
              <w:bottom w:val="single" w:sz="12" w:space="0" w:color="auto"/>
            </w:tcBorders>
          </w:tcPr>
          <w:p w14:paraId="717188BD" w14:textId="00C6D068"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0.47</w:t>
            </w:r>
          </w:p>
        </w:tc>
        <w:tc>
          <w:tcPr>
            <w:tcW w:w="1116" w:type="dxa"/>
            <w:tcBorders>
              <w:bottom w:val="single" w:sz="12" w:space="0" w:color="auto"/>
            </w:tcBorders>
          </w:tcPr>
          <w:p w14:paraId="2B97B7DE" w14:textId="740A5A86"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0.0015</w:t>
            </w:r>
          </w:p>
        </w:tc>
        <w:tc>
          <w:tcPr>
            <w:tcW w:w="866" w:type="dxa"/>
            <w:tcBorders>
              <w:bottom w:val="single" w:sz="12" w:space="0" w:color="auto"/>
            </w:tcBorders>
          </w:tcPr>
          <w:p w14:paraId="76758734" w14:textId="205A413C"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0.65</w:t>
            </w:r>
          </w:p>
        </w:tc>
        <w:tc>
          <w:tcPr>
            <w:tcW w:w="866" w:type="dxa"/>
            <w:tcBorders>
              <w:bottom w:val="single" w:sz="12" w:space="0" w:color="auto"/>
            </w:tcBorders>
          </w:tcPr>
          <w:p w14:paraId="15D0C1A4" w14:textId="51A8FAB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0.65</w:t>
            </w:r>
          </w:p>
        </w:tc>
        <w:tc>
          <w:tcPr>
            <w:tcW w:w="866" w:type="dxa"/>
            <w:tcBorders>
              <w:bottom w:val="single" w:sz="12" w:space="0" w:color="auto"/>
            </w:tcBorders>
          </w:tcPr>
          <w:p w14:paraId="04A16BDA" w14:textId="6E4AA205"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0.73</w:t>
            </w:r>
          </w:p>
        </w:tc>
        <w:tc>
          <w:tcPr>
            <w:tcW w:w="896" w:type="dxa"/>
            <w:tcBorders>
              <w:bottom w:val="single" w:sz="12" w:space="0" w:color="auto"/>
            </w:tcBorders>
          </w:tcPr>
          <w:p w14:paraId="3FB3314F" w14:textId="602B962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0.038</w:t>
            </w:r>
          </w:p>
        </w:tc>
        <w:tc>
          <w:tcPr>
            <w:tcW w:w="896" w:type="dxa"/>
            <w:tcBorders>
              <w:bottom w:val="single" w:sz="12" w:space="0" w:color="auto"/>
            </w:tcBorders>
          </w:tcPr>
          <w:p w14:paraId="5877767E" w14:textId="743CB54D"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0.18</w:t>
            </w:r>
          </w:p>
        </w:tc>
      </w:tr>
    </w:tbl>
    <w:p w14:paraId="05AC8377" w14:textId="77777777" w:rsidR="00AD1081" w:rsidRDefault="00AD1081" w:rsidP="00880292">
      <w:pPr>
        <w:spacing w:line="480" w:lineRule="auto"/>
        <w:rPr>
          <w:rFonts w:ascii="Times New Roman" w:hAnsi="Times New Roman" w:cs="Times New Roman"/>
        </w:rPr>
      </w:pPr>
    </w:p>
    <w:p w14:paraId="2B4F0BA1" w14:textId="377E5C6D" w:rsidR="00FC0B1F" w:rsidRPr="00975C28" w:rsidRDefault="0001559B" w:rsidP="00880292">
      <w:pPr>
        <w:spacing w:line="480" w:lineRule="auto"/>
        <w:rPr>
          <w:rFonts w:ascii="Times New Roman" w:hAnsi="Times New Roman" w:cs="Times New Roman"/>
        </w:rPr>
      </w:pPr>
      <w:r w:rsidRPr="00975C28">
        <w:rPr>
          <w:rFonts w:ascii="Times New Roman" w:hAnsi="Times New Roman" w:cs="Times New Roman"/>
        </w:rPr>
        <w:tab/>
      </w:r>
      <w:r w:rsidR="00FC0B1F" w:rsidRPr="00975C28">
        <w:rPr>
          <w:rFonts w:ascii="Times New Roman" w:hAnsi="Times New Roman" w:cs="Times New Roman"/>
        </w:rPr>
        <w:t xml:space="preserve">According to the posterior </w:t>
      </w:r>
      <w:r w:rsidR="0089363B" w:rsidRPr="00975C28">
        <w:rPr>
          <w:rFonts w:ascii="Times New Roman" w:hAnsi="Times New Roman" w:cs="Times New Roman"/>
        </w:rPr>
        <w:t>estimate</w:t>
      </w:r>
      <w:r w:rsidR="00FC0B1F" w:rsidRPr="00975C28">
        <w:rPr>
          <w:rFonts w:ascii="Times New Roman" w:hAnsi="Times New Roman" w:cs="Times New Roman"/>
        </w:rPr>
        <w:t xml:space="preserve">s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oMath>
      <w:r w:rsidR="0089363B"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oMath>
      <w:r w:rsidR="0089363B" w:rsidRPr="00975C28">
        <w:rPr>
          <w:rFonts w:ascii="Times New Roman" w:hAnsi="Times New Roman" w:cs="Times New Roman"/>
        </w:rPr>
        <w:t xml:space="preserve">, the probability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89363B" w:rsidRPr="00975C28">
        <w:rPr>
          <w:rFonts w:ascii="Times New Roman" w:hAnsi="Times New Roman" w:cs="Times New Roman"/>
        </w:rPr>
        <w:t xml:space="preserve"> is high. Therefore, I </w:t>
      </w:r>
      <w:r w:rsidR="00171DEE" w:rsidRPr="00975C28">
        <w:rPr>
          <w:rFonts w:ascii="Times New Roman" w:hAnsi="Times New Roman" w:cs="Times New Roman"/>
        </w:rPr>
        <w:t xml:space="preserve">specified the prior distribution for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171DEE" w:rsidRPr="00975C28">
        <w:rPr>
          <w:rFonts w:ascii="Times New Roman" w:hAnsi="Times New Roman" w:cs="Times New Roman"/>
        </w:rPr>
        <w:t xml:space="preserve"> and l</w:t>
      </w:r>
      <w:r w:rsidR="0089363B" w:rsidRPr="00975C28">
        <w:rPr>
          <w:rFonts w:ascii="Times New Roman" w:hAnsi="Times New Roman" w:cs="Times New Roman"/>
        </w:rPr>
        <w:t xml:space="preserve">et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m:t>
        </m:r>
        <m:r>
          <m:rPr>
            <m:sty m:val="p"/>
          </m:rPr>
          <w:rPr>
            <w:rFonts w:ascii="Cambria Math" w:hAnsi="Cambria Math" w:cs="Times New Roman"/>
          </w:rPr>
          <m:t>max⁡</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,0)</m:t>
        </m:r>
      </m:oMath>
      <w:r w:rsidR="0089363B"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r>
          <m:rPr>
            <m:sty m:val="p"/>
          </m:rPr>
          <w:rPr>
            <w:rFonts w:ascii="Cambria Math" w:hAnsi="Cambria Math" w:cs="Times New Roman"/>
          </w:rPr>
          <m:t>max⁡</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,0)</m:t>
        </m:r>
      </m:oMath>
      <w:r w:rsidR="002F1FD5" w:rsidRPr="00975C28">
        <w:rPr>
          <w:rFonts w:ascii="Times New Roman" w:hAnsi="Times New Roman" w:cs="Times New Roman"/>
        </w:rPr>
        <w:t>. Since n</w:t>
      </w:r>
      <w:r w:rsidR="00FC0B1F" w:rsidRPr="00975C28">
        <w:rPr>
          <w:rFonts w:ascii="Times New Roman" w:hAnsi="Times New Roman" w:cs="Times New Roman"/>
        </w:rPr>
        <w:t xml:space="preserve">o information for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FC0B1F" w:rsidRPr="00975C28">
        <w:rPr>
          <w:rFonts w:ascii="Times New Roman" w:hAnsi="Times New Roman" w:cs="Times New Roman"/>
        </w:rPr>
        <w:t xml:space="preserve"> was found</w:t>
      </w:r>
      <w:r w:rsidR="002F1FD5" w:rsidRPr="00975C28">
        <w:rPr>
          <w:rFonts w:ascii="Times New Roman" w:hAnsi="Times New Roman" w:cs="Times New Roman"/>
        </w:rPr>
        <w:t>,</w:t>
      </w:r>
      <w:r w:rsidR="00FC0B1F" w:rsidRPr="00975C28">
        <w:rPr>
          <w:rFonts w:ascii="Times New Roman" w:hAnsi="Times New Roman" w:cs="Times New Roman"/>
        </w:rPr>
        <w:t xml:space="preserve"> the prior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FC0B1F" w:rsidRPr="00975C28">
        <w:rPr>
          <w:rFonts w:ascii="Times New Roman" w:hAnsi="Times New Roman" w:cs="Times New Roman"/>
        </w:rPr>
        <w:t xml:space="preserve"> </w:t>
      </w:r>
      <w:r w:rsidR="002F1FD5" w:rsidRPr="00975C28">
        <w:rPr>
          <w:rFonts w:ascii="Times New Roman" w:hAnsi="Times New Roman" w:cs="Times New Roman"/>
        </w:rPr>
        <w:t xml:space="preserve">was set </w:t>
      </w:r>
      <w:r w:rsidR="00FC0B1F" w:rsidRPr="00975C28">
        <w:rPr>
          <w:rFonts w:ascii="Times New Roman" w:hAnsi="Times New Roman" w:cs="Times New Roman"/>
        </w:rPr>
        <w:t xml:space="preserve">to be </w:t>
      </w:r>
      <m:oMath>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0,b</m:t>
            </m:r>
          </m:e>
        </m:d>
      </m:oMath>
      <w:r w:rsidR="00FC0B1F" w:rsidRPr="00975C28">
        <w:rPr>
          <w:rFonts w:ascii="Times New Roman" w:hAnsi="Times New Roman" w:cs="Times New Roman"/>
        </w:rPr>
        <w:t xml:space="preserve">, where </w:t>
      </w:r>
      <m:oMath>
        <m:r>
          <w:rPr>
            <w:rFonts w:ascii="Cambria Math" w:hAnsi="Cambria Math" w:cs="Times New Roman"/>
          </w:rPr>
          <m:t>b=0.05, 0.1,</m:t>
        </m:r>
      </m:oMath>
      <w:r w:rsidR="00FC0B1F" w:rsidRPr="00975C28">
        <w:rPr>
          <w:rFonts w:ascii="Times New Roman" w:hAnsi="Times New Roman" w:cs="Times New Roman"/>
        </w:rPr>
        <w:t xml:space="preserve"> and </w:t>
      </w:r>
      <m:oMath>
        <m:r>
          <w:rPr>
            <w:rFonts w:ascii="Cambria Math" w:hAnsi="Cambria Math" w:cs="Times New Roman" w:hint="eastAsia"/>
          </w:rPr>
          <m:t>0.5</m:t>
        </m:r>
        <m:r>
          <w:rPr>
            <w:rFonts w:ascii="Cambria Math" w:hAnsi="Cambria Math" w:cs="Times New Roman"/>
          </w:rPr>
          <m:t>.</m:t>
        </m:r>
      </m:oMath>
    </w:p>
    <w:p w14:paraId="64552365" w14:textId="62C2C5DE" w:rsidR="00C47DEB" w:rsidRPr="00975C28" w:rsidRDefault="002F1FD5" w:rsidP="00880292">
      <w:pPr>
        <w:spacing w:line="480" w:lineRule="auto"/>
        <w:rPr>
          <w:rFonts w:ascii="Times New Roman" w:hAnsi="Times New Roman" w:cs="Times New Roman"/>
        </w:rPr>
      </w:pPr>
      <w:r w:rsidRPr="00975C28">
        <w:rPr>
          <w:rFonts w:ascii="Times New Roman" w:hAnsi="Times New Roman" w:cs="Times New Roman"/>
        </w:rPr>
        <w:tab/>
      </w:r>
      <w:r w:rsidR="000C024E">
        <w:rPr>
          <w:rFonts w:ascii="Times New Roman" w:hAnsi="Times New Roman" w:cs="Times New Roman"/>
        </w:rPr>
        <w:t>12</w:t>
      </w:r>
      <w:r w:rsidR="00880292" w:rsidRPr="00975C28">
        <w:rPr>
          <w:rFonts w:ascii="Times New Roman" w:hAnsi="Times New Roman" w:cs="Times New Roman"/>
        </w:rPr>
        <w:t xml:space="preserve"> sets of informative priors with different uncertainty were created.</w:t>
      </w:r>
      <w:r w:rsidR="000F5B89" w:rsidRPr="00975C28">
        <w:rPr>
          <w:rFonts w:ascii="Times New Roman" w:hAnsi="Times New Roman" w:cs="Times New Roman"/>
        </w:rPr>
        <w:t xml:space="preserve"> The </w:t>
      </w:r>
      <w:r w:rsidR="00726C38">
        <w:rPr>
          <w:rFonts w:ascii="Times New Roman" w:hAnsi="Times New Roman" w:cs="Times New Roman"/>
        </w:rPr>
        <w:t>core</w:t>
      </w:r>
      <w:r w:rsidR="000F5B89" w:rsidRPr="00975C28">
        <w:rPr>
          <w:rFonts w:ascii="Times New Roman" w:hAnsi="Times New Roman" w:cs="Times New Roman"/>
        </w:rPr>
        <w:t xml:space="preserve"> predictions</w:t>
      </w:r>
      <w:r w:rsidR="00BC4406" w:rsidRPr="00BC4406">
        <w:rPr>
          <w:rFonts w:ascii="Times New Roman" w:hAnsi="Times New Roman" w:cs="Times New Roman"/>
        </w:rPr>
        <w:t xml:space="preserve"> </w:t>
      </w:r>
      <w:r w:rsidR="00BC4406" w:rsidRPr="00975C28">
        <w:rPr>
          <w:rFonts w:ascii="Times New Roman" w:hAnsi="Times New Roman" w:cs="Times New Roman"/>
        </w:rPr>
        <w:t>of how each manipulation affects the proportion of participants choosing option 1 in each trial were made</w:t>
      </w:r>
      <w:r w:rsidR="00DD6989">
        <w:rPr>
          <w:rFonts w:ascii="Times New Roman" w:hAnsi="Times New Roman" w:cs="Times New Roman"/>
        </w:rPr>
        <w:t>.</w:t>
      </w:r>
    </w:p>
    <w:p w14:paraId="204473E8" w14:textId="77777777" w:rsidR="00880292" w:rsidRPr="00975C28" w:rsidRDefault="00880292" w:rsidP="00C1574A">
      <w:pPr>
        <w:pStyle w:val="2"/>
        <w:rPr>
          <w:rFonts w:ascii="Times New Roman" w:hAnsi="Times New Roman" w:cs="Times New Roman"/>
          <w:sz w:val="24"/>
          <w:szCs w:val="24"/>
        </w:rPr>
      </w:pPr>
      <w:r w:rsidRPr="00975C28">
        <w:rPr>
          <w:rFonts w:ascii="Times New Roman" w:hAnsi="Times New Roman" w:cs="Times New Roman"/>
          <w:sz w:val="24"/>
          <w:szCs w:val="24"/>
        </w:rPr>
        <w:t>Date priors</w:t>
      </w:r>
    </w:p>
    <w:p w14:paraId="7D1F4CB1" w14:textId="369D063F" w:rsidR="00880292"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2A4B29" w:rsidRPr="00975C28">
        <w:rPr>
          <w:rFonts w:ascii="Times New Roman" w:hAnsi="Times New Roman" w:cs="Times New Roman"/>
        </w:rPr>
        <w:t>T</w:t>
      </w:r>
      <w:r w:rsidR="00880292" w:rsidRPr="00975C28">
        <w:rPr>
          <w:rFonts w:ascii="Times New Roman" w:hAnsi="Times New Roman" w:cs="Times New Roman"/>
        </w:rPr>
        <w:t xml:space="preserve">he </w:t>
      </w:r>
      <w:r>
        <w:rPr>
          <w:rFonts w:ascii="Times New Roman" w:hAnsi="Times New Roman" w:cs="Times New Roman" w:hint="eastAsia"/>
        </w:rPr>
        <w:t>original</w:t>
      </w:r>
      <w:r w:rsidR="00880292" w:rsidRPr="00975C28">
        <w:rPr>
          <w:rFonts w:ascii="Times New Roman" w:hAnsi="Times New Roman" w:cs="Times New Roman"/>
        </w:rPr>
        <w:t xml:space="preserve"> study </w:t>
      </w:r>
      <w:r w:rsidR="009A71F5" w:rsidRPr="00975C28">
        <w:rPr>
          <w:rFonts w:ascii="Times New Roman" w:hAnsi="Times New Roman" w:cs="Times New Roman"/>
        </w:rPr>
        <w:t>involves types of</w:t>
      </w:r>
      <w:r w:rsidR="00880292" w:rsidRPr="00975C28">
        <w:rPr>
          <w:rFonts w:ascii="Times New Roman" w:hAnsi="Times New Roman" w:cs="Times New Roman"/>
        </w:rPr>
        <w:t xml:space="preserve"> RIC</w:t>
      </w:r>
      <w:r w:rsidR="009A71F5" w:rsidRPr="00975C28">
        <w:rPr>
          <w:rFonts w:ascii="Times New Roman" w:hAnsi="Times New Roman" w:cs="Times New Roman"/>
        </w:rPr>
        <w:t xml:space="preserve"> (R vs AD and D vs AR) that had not been studied before</w:t>
      </w:r>
      <w:r w:rsidR="00880292" w:rsidRPr="00975C28">
        <w:rPr>
          <w:rFonts w:ascii="Times New Roman" w:hAnsi="Times New Roman" w:cs="Times New Roman"/>
        </w:rPr>
        <w:t xml:space="preserve">, and the </w:t>
      </w:r>
      <w:r w:rsidR="009A71F5" w:rsidRPr="00975C28">
        <w:rPr>
          <w:rFonts w:ascii="Times New Roman" w:hAnsi="Times New Roman" w:cs="Times New Roman"/>
        </w:rPr>
        <w:t>previous findings for other types are not always consistent</w:t>
      </w:r>
      <w:r w:rsidR="00880292" w:rsidRPr="00975C28">
        <w:rPr>
          <w:rFonts w:ascii="Times New Roman" w:hAnsi="Times New Roman" w:cs="Times New Roman"/>
        </w:rPr>
        <w:t xml:space="preserve">. Therefore, I used three established models of RIC that were included in the original </w:t>
      </w:r>
      <w:r w:rsidR="00C21375" w:rsidRPr="00975C28">
        <w:rPr>
          <w:rFonts w:ascii="Times New Roman" w:hAnsi="Times New Roman" w:cs="Times New Roman"/>
        </w:rPr>
        <w:t>paper</w:t>
      </w:r>
      <w:r w:rsidR="00880292" w:rsidRPr="00975C28">
        <w:rPr>
          <w:rFonts w:ascii="Times New Roman" w:hAnsi="Times New Roman" w:cs="Times New Roman"/>
        </w:rPr>
        <w:t xml:space="preserve"> to simulate the </w:t>
      </w:r>
      <w:r w:rsidR="00C21375" w:rsidRPr="00975C28">
        <w:rPr>
          <w:rFonts w:ascii="Times New Roman" w:hAnsi="Times New Roman" w:cs="Times New Roman"/>
        </w:rPr>
        <w:t>data priors</w:t>
      </w:r>
      <w:r w:rsidR="00880292" w:rsidRPr="00975C28">
        <w:rPr>
          <w:rFonts w:ascii="Times New Roman" w:hAnsi="Times New Roman" w:cs="Times New Roman"/>
        </w:rPr>
        <w:t>.</w:t>
      </w:r>
    </w:p>
    <w:p w14:paraId="03A3D765" w14:textId="16EAE209" w:rsidR="006E6509" w:rsidRPr="00975C28" w:rsidRDefault="00880292" w:rsidP="006E6509">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t>The three established models, hyperbolic discounting (HD), multiplicative hyperboloid discounting (MHD) and probability and time trade-off (PTT), are all utility-based model</w:t>
      </w:r>
      <w:r w:rsidR="00012E14" w:rsidRPr="00975C28">
        <w:rPr>
          <w:rFonts w:ascii="Times New Roman" w:hAnsi="Times New Roman" w:cs="Times New Roman"/>
        </w:rPr>
        <w:t>s</w:t>
      </w:r>
      <w:r w:rsidRPr="00975C28">
        <w:rPr>
          <w:rFonts w:ascii="Times New Roman" w:hAnsi="Times New Roman" w:cs="Times New Roman"/>
        </w:rPr>
        <w:t>. The general form</w:t>
      </w:r>
      <w:r w:rsidR="00012E14" w:rsidRPr="00975C28">
        <w:rPr>
          <w:rFonts w:ascii="Times New Roman" w:hAnsi="Times New Roman" w:cs="Times New Roman"/>
        </w:rPr>
        <w:t xml:space="preserve"> of them</w:t>
      </w:r>
      <w:r w:rsidRPr="00975C28">
        <w:rPr>
          <w:rFonts w:ascii="Times New Roman" w:hAnsi="Times New Roman" w:cs="Times New Roman"/>
        </w:rPr>
        <w:t xml:space="preserve"> is </w:t>
      </w:r>
      <m:oMath>
        <m:r>
          <w:rPr>
            <w:rFonts w:ascii="Cambria Math" w:hAnsi="Cambria Math" w:cs="Times New Roman"/>
          </w:rPr>
          <m:t>u=v</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⋅w(t, p)</m:t>
        </m:r>
      </m:oMath>
      <w:r w:rsidRPr="00975C28">
        <w:rPr>
          <w:rFonts w:ascii="Times New Roman" w:hAnsi="Times New Roman" w:cs="Times New Roman"/>
        </w:rPr>
        <w:t xml:space="preserve">, where </w:t>
      </w:r>
      <m:oMath>
        <m:r>
          <w:rPr>
            <w:rFonts w:ascii="Cambria Math" w:hAnsi="Cambria Math" w:cs="Times New Roman"/>
          </w:rPr>
          <m:t>v(x)</m:t>
        </m:r>
      </m:oMath>
      <w:r w:rsidRPr="00975C28">
        <w:rPr>
          <w:rFonts w:ascii="Times New Roman" w:hAnsi="Times New Roman" w:cs="Times New Roman"/>
        </w:rPr>
        <w:t xml:space="preserve"> is the subject value of the amount </w:t>
      </w:r>
      <m:oMath>
        <m:r>
          <w:rPr>
            <w:rFonts w:ascii="Cambria Math" w:hAnsi="Cambria Math" w:cs="Times New Roman"/>
          </w:rPr>
          <m:t>x</m:t>
        </m:r>
      </m:oMath>
      <w:r w:rsidRPr="00975C28">
        <w:rPr>
          <w:rFonts w:ascii="Times New Roman" w:hAnsi="Times New Roman" w:cs="Times New Roman"/>
        </w:rPr>
        <w:t xml:space="preserve"> and </w:t>
      </w:r>
      <m:oMath>
        <m:r>
          <w:rPr>
            <w:rFonts w:ascii="Cambria Math" w:hAnsi="Cambria Math" w:cs="Times New Roman"/>
          </w:rPr>
          <m:t>w(t, p)</m:t>
        </m:r>
      </m:oMath>
      <w:r w:rsidRPr="00975C28">
        <w:rPr>
          <w:rFonts w:ascii="Times New Roman" w:hAnsi="Times New Roman" w:cs="Times New Roman"/>
        </w:rPr>
        <w:t xml:space="preserve"> is the discounting function of delay </w:t>
      </w:r>
      <m:oMath>
        <m:r>
          <w:rPr>
            <w:rFonts w:ascii="Cambria Math" w:hAnsi="Cambria Math" w:cs="Times New Roman"/>
          </w:rPr>
          <m:t>t</m:t>
        </m:r>
      </m:oMath>
      <w:r w:rsidRPr="00975C28">
        <w:rPr>
          <w:rFonts w:ascii="Times New Roman" w:hAnsi="Times New Roman" w:cs="Times New Roman"/>
        </w:rPr>
        <w:t xml:space="preserve"> and </w:t>
      </w:r>
      <w:r w:rsidR="001A7EE6">
        <w:rPr>
          <w:rFonts w:ascii="Times New Roman" w:hAnsi="Times New Roman" w:cs="Times New Roman"/>
        </w:rPr>
        <w:t xml:space="preserve">the </w:t>
      </w:r>
      <w:r w:rsidR="00E30D4B" w:rsidRPr="00975C28">
        <w:rPr>
          <w:rFonts w:ascii="Times New Roman" w:hAnsi="Times New Roman" w:cs="Times New Roman"/>
        </w:rPr>
        <w:t>probability</w:t>
      </w:r>
      <w:r w:rsidR="001A7EE6">
        <w:rPr>
          <w:rFonts w:ascii="Times New Roman" w:hAnsi="Times New Roman" w:cs="Times New Roman"/>
        </w:rPr>
        <w:t xml:space="preserve"> of receiving the </w:t>
      </w:r>
      <w:r w:rsidR="001A7EE6">
        <w:rPr>
          <w:rFonts w:ascii="Times New Roman" w:hAnsi="Times New Roman" w:cs="Times New Roman" w:hint="eastAsia"/>
        </w:rPr>
        <w:t>reward</w:t>
      </w:r>
      <w:r w:rsidRPr="00975C28">
        <w:rPr>
          <w:rFonts w:ascii="Times New Roman" w:hAnsi="Times New Roman" w:cs="Times New Roman"/>
        </w:rPr>
        <w:t xml:space="preserve"> </w:t>
      </w:r>
      <m:oMath>
        <m:r>
          <w:rPr>
            <w:rFonts w:ascii="Cambria Math" w:hAnsi="Cambria Math" w:cs="Times New Roman"/>
          </w:rPr>
          <m:t>p</m:t>
        </m:r>
      </m:oMath>
      <w:r w:rsidRPr="00975C28">
        <w:rPr>
          <w:rFonts w:ascii="Times New Roman" w:hAnsi="Times New Roman" w:cs="Times New Roman"/>
        </w:rPr>
        <w:t xml:space="preserve">. The probability function to choose between two options is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-s⋅(u</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r>
                  <w:rPr>
                    <w:rFonts w:ascii="Cambria Math" w:hAnsi="Cambria Math" w:cs="Times New Roman"/>
                  </w:rPr>
                  <m:t>)</m:t>
                </m:r>
              </m:sup>
            </m:sSup>
          </m:den>
        </m:f>
      </m:oMath>
      <w:r w:rsidRPr="00975C28">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oMath>
      <w:r w:rsidRPr="00975C28">
        <w:rPr>
          <w:rFonts w:ascii="Times New Roman" w:hAnsi="Times New Roman" w:cs="Times New Roman"/>
        </w:rPr>
        <w:t xml:space="preserve"> are the utilities of option 1 and 2 respectively.</w:t>
      </w:r>
      <w:r w:rsidR="008D2381" w:rsidRPr="00975C28">
        <w:rPr>
          <w:rFonts w:ascii="Times New Roman" w:hAnsi="Times New Roman" w:cs="Times New Roman"/>
        </w:rPr>
        <w:t xml:space="preserve"> </w:t>
      </w:r>
    </w:p>
    <w:p w14:paraId="34CE1218" w14:textId="3AC35BC3" w:rsidR="00880292" w:rsidRPr="00975C28" w:rsidRDefault="006E6509" w:rsidP="008D2381">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lastRenderedPageBreak/>
        <w:tab/>
      </w:r>
      <w:r w:rsidR="00880292" w:rsidRPr="00975C28">
        <w:rPr>
          <w:rFonts w:ascii="Times New Roman" w:hAnsi="Times New Roman" w:cs="Times New Roman"/>
        </w:rPr>
        <w:t xml:space="preserve">In the following, I briefly introduce the forms of </w:t>
      </w:r>
      <m:oMath>
        <m:r>
          <w:rPr>
            <w:rFonts w:ascii="Cambria Math" w:hAnsi="Cambria Math" w:cs="Times New Roman"/>
          </w:rPr>
          <m:t>v</m:t>
        </m:r>
      </m:oMath>
      <w:r w:rsidR="00880292" w:rsidRPr="00975C28">
        <w:rPr>
          <w:rFonts w:ascii="Times New Roman" w:hAnsi="Times New Roman" w:cs="Times New Roman"/>
        </w:rPr>
        <w:t xml:space="preserve"> and </w:t>
      </w:r>
      <m:oMath>
        <m:r>
          <w:rPr>
            <w:rFonts w:ascii="Cambria Math" w:hAnsi="Cambria Math" w:cs="Times New Roman"/>
          </w:rPr>
          <m:t>w</m:t>
        </m:r>
      </m:oMath>
      <w:r w:rsidR="00880292" w:rsidRPr="00975C28">
        <w:rPr>
          <w:rFonts w:ascii="Times New Roman" w:hAnsi="Times New Roman" w:cs="Times New Roman"/>
        </w:rPr>
        <w:t xml:space="preserve"> in the established models, and </w:t>
      </w:r>
      <w:r w:rsidR="004A3089" w:rsidRPr="00975C28">
        <w:rPr>
          <w:rFonts w:ascii="Times New Roman" w:hAnsi="Times New Roman" w:cs="Times New Roman"/>
        </w:rPr>
        <w:t>construct</w:t>
      </w:r>
      <w:r w:rsidR="00880292" w:rsidRPr="00975C28">
        <w:rPr>
          <w:rFonts w:ascii="Times New Roman" w:hAnsi="Times New Roman" w:cs="Times New Roman"/>
        </w:rPr>
        <w:t xml:space="preserve"> </w:t>
      </w:r>
      <w:r w:rsidR="003F6BE0" w:rsidRPr="00975C28">
        <w:rPr>
          <w:rFonts w:ascii="Times New Roman" w:hAnsi="Times New Roman" w:cs="Times New Roman"/>
        </w:rPr>
        <w:t>four sets of</w:t>
      </w:r>
      <w:r w:rsidR="00880292" w:rsidRPr="00975C28">
        <w:rPr>
          <w:rFonts w:ascii="Times New Roman" w:hAnsi="Times New Roman" w:cs="Times New Roman"/>
        </w:rPr>
        <w:t xml:space="preserve"> informative priors f</w:t>
      </w:r>
      <w:r w:rsidR="001A7EE6">
        <w:rPr>
          <w:rFonts w:ascii="Times New Roman" w:hAnsi="Times New Roman" w:cs="Times New Roman"/>
        </w:rPr>
        <w:t>or</w:t>
      </w:r>
      <w:r w:rsidR="00880292" w:rsidRPr="00975C28">
        <w:rPr>
          <w:rFonts w:ascii="Times New Roman" w:hAnsi="Times New Roman" w:cs="Times New Roman"/>
        </w:rPr>
        <w:t xml:space="preserve"> the parameters. </w:t>
      </w:r>
      <m:oMath>
        <m:r>
          <w:rPr>
            <w:rFonts w:ascii="Cambria Math" w:hAnsi="Cambria Math" w:cs="Times New Roman"/>
          </w:rPr>
          <m:t>u(x,p,t)</m:t>
        </m:r>
      </m:oMath>
      <w:r w:rsidR="00880292" w:rsidRPr="00975C28">
        <w:rPr>
          <w:rFonts w:ascii="Times New Roman" w:hAnsi="Times New Roman" w:cs="Times New Roman"/>
        </w:rPr>
        <w:t xml:space="preserve"> denotes the utility of an option </w:t>
      </w:r>
      <m:oMath>
        <m:r>
          <w:rPr>
            <w:rFonts w:ascii="Cambria Math" w:hAnsi="Cambria Math" w:cs="Times New Roman"/>
          </w:rPr>
          <m:t>(x, p, t)</m:t>
        </m:r>
      </m:oMath>
      <w:r w:rsidR="00880292" w:rsidRPr="00975C28">
        <w:rPr>
          <w:rFonts w:ascii="Times New Roman" w:hAnsi="Times New Roman" w:cs="Times New Roman"/>
        </w:rPr>
        <w:t xml:space="preserve"> and </w:t>
      </w:r>
      <m:oMath>
        <m:r>
          <w:rPr>
            <w:rFonts w:ascii="Cambria Math" w:hAnsi="Cambria Math" w:cs="Times New Roman"/>
          </w:rPr>
          <m:t>θ</m:t>
        </m:r>
      </m:oMath>
      <w:r w:rsidR="00880292" w:rsidRPr="00975C28">
        <w:rPr>
          <w:rFonts w:ascii="Times New Roman" w:hAnsi="Times New Roman" w:cs="Times New Roman"/>
        </w:rPr>
        <w:t xml:space="preserve"> the odd against </w:t>
      </w:r>
      <m:oMath>
        <m:f>
          <m:fPr>
            <m:ctrlPr>
              <w:rPr>
                <w:rFonts w:ascii="Cambria Math" w:hAnsi="Cambria Math" w:cs="Times New Roman"/>
                <w:i/>
              </w:rPr>
            </m:ctrlPr>
          </m:fPr>
          <m:num>
            <m:r>
              <w:rPr>
                <w:rFonts w:ascii="Cambria Math" w:hAnsi="Cambria Math" w:cs="Times New Roman"/>
              </w:rPr>
              <m:t>1-p</m:t>
            </m:r>
          </m:num>
          <m:den>
            <m:r>
              <w:rPr>
                <w:rFonts w:ascii="Cambria Math" w:hAnsi="Cambria Math" w:cs="Times New Roman"/>
              </w:rPr>
              <m:t>p</m:t>
            </m:r>
          </m:den>
        </m:f>
      </m:oMath>
      <w:r w:rsidR="00880292" w:rsidRPr="00975C28">
        <w:rPr>
          <w:rFonts w:ascii="Times New Roman" w:hAnsi="Times New Roman" w:cs="Times New Roman"/>
        </w:rPr>
        <w:t>.</w:t>
      </w:r>
      <w:r w:rsidRPr="00975C28">
        <w:rPr>
          <w:rFonts w:ascii="Times New Roman" w:hAnsi="Times New Roman" w:cs="Times New Roman"/>
        </w:rPr>
        <w:t xml:space="preserve"> Since most previous studies are deterministic, no information was found for the value of </w:t>
      </w:r>
      <m:oMath>
        <m:r>
          <w:rPr>
            <w:rFonts w:ascii="Cambria Math" w:hAnsi="Cambria Math" w:cs="Times New Roman"/>
          </w:rPr>
          <m:t>s</m:t>
        </m:r>
      </m:oMath>
      <w:r w:rsidRPr="00975C28">
        <w:rPr>
          <w:rFonts w:ascii="Times New Roman" w:hAnsi="Times New Roman" w:cs="Times New Roman"/>
        </w:rPr>
        <w:t xml:space="preserve">. The prior of </w:t>
      </w:r>
      <m:oMath>
        <m:r>
          <w:rPr>
            <w:rFonts w:ascii="Cambria Math" w:hAnsi="Cambria Math" w:cs="Times New Roman"/>
          </w:rPr>
          <m:t>s</m:t>
        </m:r>
      </m:oMath>
      <w:r w:rsidRPr="00975C28">
        <w:rPr>
          <w:rFonts w:ascii="Times New Roman" w:hAnsi="Times New Roman" w:cs="Times New Roman"/>
        </w:rPr>
        <w:t xml:space="preserve"> was set to </w:t>
      </w:r>
      <m:oMath>
        <m:r>
          <w:rPr>
            <w:rFonts w:ascii="Cambria Math" w:hAnsi="Cambria Math" w:cs="Times New Roman"/>
          </w:rPr>
          <m:t>N(0,1)(0,∞)</m:t>
        </m:r>
      </m:oMath>
      <w:r w:rsidRPr="00975C28">
        <w:rPr>
          <w:rFonts w:ascii="Times New Roman" w:hAnsi="Times New Roman" w:cs="Times New Roman"/>
        </w:rPr>
        <w:t xml:space="preserve"> before fitting</w:t>
      </w:r>
      <w:r w:rsidR="00F636E7">
        <w:rPr>
          <w:rFonts w:ascii="Times New Roman" w:hAnsi="Times New Roman" w:cs="Times New Roman"/>
        </w:rPr>
        <w:t xml:space="preserve"> to the pilot dataset</w:t>
      </w:r>
      <w:r w:rsidRPr="00975C28">
        <w:rPr>
          <w:rFonts w:ascii="Times New Roman" w:hAnsi="Times New Roman" w:cs="Times New Roman"/>
        </w:rPr>
        <w:t>.</w:t>
      </w:r>
    </w:p>
    <w:p w14:paraId="6098FCDB" w14:textId="080C748D" w:rsidR="00880292" w:rsidRPr="005614D0" w:rsidRDefault="00880292" w:rsidP="00C3727F">
      <w:pPr>
        <w:pStyle w:val="3"/>
        <w:rPr>
          <w:rFonts w:ascii="Times New Roman" w:hAnsi="Times New Roman" w:cs="Times New Roman"/>
          <w:sz w:val="24"/>
          <w:szCs w:val="24"/>
        </w:rPr>
      </w:pPr>
      <w:r w:rsidRPr="005614D0">
        <w:rPr>
          <w:rFonts w:ascii="Times New Roman" w:hAnsi="Times New Roman" w:cs="Times New Roman"/>
          <w:i/>
          <w:iCs/>
          <w:sz w:val="24"/>
          <w:szCs w:val="24"/>
        </w:rPr>
        <w:t>HD</w:t>
      </w:r>
      <w:r w:rsidRPr="005614D0">
        <w:rPr>
          <w:rFonts w:ascii="Times New Roman" w:hAnsi="Times New Roman" w:cs="Times New Roman"/>
          <w:sz w:val="24"/>
          <w:szCs w:val="24"/>
        </w:rPr>
        <w:t xml:space="preserve"> </w:t>
      </w:r>
      <w:r w:rsidRPr="005614D0">
        <w:rPr>
          <w:rFonts w:ascii="Times New Roman" w:hAnsi="Times New Roman" w:cs="Times New Roman"/>
          <w:i/>
          <w:iCs/>
          <w:sz w:val="24"/>
          <w:szCs w:val="24"/>
        </w:rPr>
        <w:t xml:space="preserve">model </w:t>
      </w:r>
      <w:r w:rsidRPr="005614D0">
        <w:rPr>
          <w:rFonts w:ascii="Times New Roman" w:hAnsi="Times New Roman" w:cs="Times New Roman"/>
          <w:sz w:val="24"/>
          <w:szCs w:val="24"/>
        </w:rPr>
        <w:fldChar w:fldCharType="begin"/>
      </w:r>
      <w:r w:rsidR="0023359C" w:rsidRPr="005614D0">
        <w:rPr>
          <w:rFonts w:ascii="Times New Roman" w:hAnsi="Times New Roman" w:cs="Times New Roman"/>
          <w:sz w:val="24"/>
          <w:szCs w:val="24"/>
        </w:rPr>
        <w:instrText xml:space="preserve"> ADDIN ZOTERO_ITEM CSL_CITATION {"citationID":"ikCCNyFU","properties":{"formattedCitation":"(Yi et al., 2006)","plainCitation":"(Yi et al., 2006)","noteIndex":0},"citationItems":[{"id":24713,"uris":["http://zotero.org/users/5418352/items/KFQUFTIT"],"uri":["http://zotero.org/users/5418352/items/KFQUFTIT"],"itemData":{"id":24713,"type":"article-journal","abstract":"Human discounting studies have frequently observed hyperbolic discounting of rewards that are delayed or probabilistic. However, no studies have systematically combined delay and probability in a single discounting procedure. Indifference points of hypothetical money rewards that are both delayed and probabilistic were determined. Probabilities were converted into comparable delays according to the h/k constant of proportionality determined by Rachlin et al. (1991), and discounting rates were calculated. These data provided a very good fit to the hyperbolic model of discounting, suggesting that delay and probability can be combined into a single metric in studies of discounting. The inclusion of a magnitude condition found the Magnitude Effect commonly found in studies of temporal discounting. A temporal resolution of uncertainty condition found no effect. The present paper offers a novel statistical method, within an established framework, for the analysis of data from studies of discounting that combine delay and probability.","container-title":"Behavioural Processes","DOI":"10.1016/j.beproc.2006.05.001","ISSN":"0376-6357","issue":"2","journalAbbreviation":"Behavioural Processes","language":"en","page":"149-155","source":"ScienceDirect","title":"The combined effects of delay and probability in discounting","volume":"73","author":[{"family":"Yi","given":"Richard"},{"family":"Piedad","given":"Xochitl","non-dropping-particle":"de la"},{"family":"Bickel","given":"Warren K."}],"issued":{"date-parts":[["2006",9,1]]},"citation-key":"yiCombinedEffectsDelay2006"}}],"schema":"https://github.com/citation-style-language/schema/raw/master/csl-citation.json"} </w:instrText>
      </w:r>
      <w:r w:rsidRPr="005614D0">
        <w:rPr>
          <w:rFonts w:ascii="Times New Roman" w:hAnsi="Times New Roman" w:cs="Times New Roman"/>
          <w:sz w:val="24"/>
          <w:szCs w:val="24"/>
        </w:rPr>
        <w:fldChar w:fldCharType="separate"/>
      </w:r>
      <w:r w:rsidRPr="005614D0">
        <w:rPr>
          <w:rFonts w:ascii="Times New Roman" w:hAnsi="Times New Roman" w:cs="Times New Roman"/>
          <w:sz w:val="24"/>
          <w:szCs w:val="24"/>
        </w:rPr>
        <w:t>(Yi et al., 2006)</w:t>
      </w:r>
      <w:r w:rsidRPr="005614D0">
        <w:rPr>
          <w:rFonts w:ascii="Times New Roman" w:hAnsi="Times New Roman" w:cs="Times New Roman"/>
          <w:sz w:val="24"/>
          <w:szCs w:val="24"/>
        </w:rPr>
        <w:fldChar w:fldCharType="end"/>
      </w:r>
    </w:p>
    <w:p w14:paraId="086072A7" w14:textId="771B32D4" w:rsidR="008E00CF" w:rsidRPr="008E00CF" w:rsidRDefault="003B17D6"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r>
                <m:rPr>
                  <m:sty m:val="bi"/>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4A530FC2" w14:textId="61131323" w:rsidR="008E00CF" w:rsidRPr="008E00CF" w:rsidRDefault="003B17D6"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w</m:t>
              </m:r>
              <m:d>
                <m:dPr>
                  <m:ctrlPr>
                    <w:rPr>
                      <w:rFonts w:ascii="Cambria Math" w:hAnsi="Cambria Math" w:cs="Times New Roman"/>
                      <w:i/>
                    </w:rPr>
                  </m:ctrlPr>
                </m:dPr>
                <m:e>
                  <m:r>
                    <w:rPr>
                      <w:rFonts w:ascii="Cambria Math" w:hAnsi="Cambria Math" w:cs="Times New Roman"/>
                    </w:rPr>
                    <m:t>t,p</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r>
                    <w:rPr>
                      <w:rFonts w:ascii="Cambria Math" w:hAnsi="Cambria Math" w:cs="Times New Roman"/>
                    </w:rPr>
                    <m:t>h</m:t>
                  </m:r>
                  <m:d>
                    <m:dPr>
                      <m:ctrlPr>
                        <w:rPr>
                          <w:rFonts w:ascii="Cambria Math" w:hAnsi="Cambria Math" w:cs="Times New Roman"/>
                          <w:i/>
                        </w:rPr>
                      </m:ctrlPr>
                    </m:dPr>
                    <m:e>
                      <m:r>
                        <w:rPr>
                          <w:rFonts w:ascii="Cambria Math" w:hAnsi="Cambria Math" w:cs="Times New Roman"/>
                        </w:rPr>
                        <m:t>d+iθ</m:t>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BB555FB" w14:textId="761907E8" w:rsidR="00F636E7" w:rsidRPr="00F636E7" w:rsidRDefault="00376673" w:rsidP="00F636E7">
      <w:pPr>
        <w:spacing w:line="480" w:lineRule="auto"/>
        <w:jc w:val="both"/>
        <w:rPr>
          <w:rFonts w:ascii="Times New Roman" w:hAnsi="Times New Roman" w:cs="Times New Roman"/>
        </w:rPr>
      </w:pPr>
      <w:r>
        <w:rPr>
          <w:rFonts w:ascii="Times New Roman" w:hAnsi="Times New Roman" w:cs="Times New Roman"/>
        </w:rPr>
        <w:tab/>
      </w:r>
      <w:r w:rsidR="00F636E7">
        <w:rPr>
          <w:rFonts w:ascii="Times New Roman" w:hAnsi="Times New Roman" w:cs="Times New Roman"/>
        </w:rPr>
        <w:t xml:space="preserve">All </w:t>
      </w:r>
      <w:r w:rsidR="00F636E7" w:rsidRPr="00975C28">
        <w:rPr>
          <w:rFonts w:ascii="Times New Roman" w:hAnsi="Times New Roman" w:cs="Times New Roman"/>
        </w:rPr>
        <w:t xml:space="preserve">parameters </w:t>
      </w:r>
      <w:r w:rsidR="00F636E7">
        <w:rPr>
          <w:rFonts w:ascii="Times New Roman" w:hAnsi="Times New Roman" w:cs="Times New Roman"/>
        </w:rPr>
        <w:t>are</w:t>
      </w:r>
      <w:r w:rsidR="00F636E7" w:rsidRPr="00975C28">
        <w:rPr>
          <w:rFonts w:ascii="Times New Roman" w:hAnsi="Times New Roman" w:cs="Times New Roman"/>
        </w:rPr>
        <w:t xml:space="preserve"> positive</w:t>
      </w:r>
      <w:r w:rsidR="00F636E7">
        <w:rPr>
          <w:rFonts w:ascii="Times New Roman" w:hAnsi="Times New Roman" w:cs="Times New Roman"/>
        </w:rPr>
        <w:t xml:space="preserve"> according to the</w:t>
      </w:r>
      <w:r w:rsidR="00F636E7" w:rsidRPr="00975C28">
        <w:rPr>
          <w:rFonts w:ascii="Times New Roman" w:hAnsi="Times New Roman" w:cs="Times New Roman"/>
        </w:rPr>
        <w:t xml:space="preserve"> logic and theory</w:t>
      </w:r>
      <w:r w:rsidR="00F636E7">
        <w:rPr>
          <w:rFonts w:ascii="Times New Roman" w:hAnsi="Times New Roman" w:cs="Times New Roman"/>
        </w:rPr>
        <w:t xml:space="preserve">. </w:t>
      </w:r>
    </w:p>
    <w:p w14:paraId="0FE5B49E" w14:textId="652B6F2F" w:rsidR="00F636E7" w:rsidRDefault="00F636E7" w:rsidP="00880292">
      <w:pPr>
        <w:autoSpaceDE w:val="0"/>
        <w:autoSpaceDN w:val="0"/>
        <w:adjustRightInd w:val="0"/>
        <w:spacing w:line="480" w:lineRule="auto"/>
        <w:rPr>
          <w:rFonts w:ascii="Times New Roman" w:hAnsi="Times New Roman" w:cs="Times New Roman"/>
        </w:rPr>
      </w:pPr>
      <w:r>
        <w:rPr>
          <w:rFonts w:ascii="Times New Roman" w:hAnsi="Times New Roman" w:cs="Times New Roman"/>
        </w:rPr>
        <w:tab/>
      </w:r>
      <m:oMath>
        <m:r>
          <w:rPr>
            <w:rFonts w:ascii="Cambria Math" w:hAnsi="Cambria Math" w:cs="Times New Roman"/>
          </w:rPr>
          <m:t>α</m:t>
        </m:r>
      </m:oMath>
      <w:r w:rsidR="00880292" w:rsidRPr="00975C28">
        <w:rPr>
          <w:rFonts w:ascii="Times New Roman" w:hAnsi="Times New Roman" w:cs="Times New Roman"/>
        </w:rPr>
        <w:t xml:space="preserve"> controls how the subject value </w:t>
      </w:r>
      <m:oMath>
        <m:r>
          <w:rPr>
            <w:rFonts w:ascii="Cambria Math" w:hAnsi="Cambria Math" w:cs="Times New Roman"/>
          </w:rPr>
          <m:t>v(x)</m:t>
        </m:r>
      </m:oMath>
      <w:r w:rsidR="00880292" w:rsidRPr="00975C28">
        <w:rPr>
          <w:rFonts w:ascii="Times New Roman" w:hAnsi="Times New Roman" w:cs="Times New Roman"/>
        </w:rPr>
        <w:t xml:space="preserve"> changes with the amount </w:t>
      </w:r>
      <m:oMath>
        <m:r>
          <w:rPr>
            <w:rFonts w:ascii="Cambria Math" w:hAnsi="Cambria Math" w:cs="Times New Roman"/>
          </w:rPr>
          <m:t>x</m:t>
        </m:r>
      </m:oMath>
      <w:r w:rsidR="00880292" w:rsidRPr="00975C28">
        <w:rPr>
          <w:rFonts w:ascii="Times New Roman" w:hAnsi="Times New Roman" w:cs="Times New Roman"/>
        </w:rPr>
        <w:t xml:space="preserve">. In </w:t>
      </w:r>
      <w:r w:rsidR="007050C5"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{"citationID":"cUdwGyWC","properties":{"formattedCitation":"(Luckman et al., 2015)","plainCitation":"(Luckman et al., 2015)","dontUpdate":true,"noteIndex":0},"citationItems":[{"id":24710,"uris":["http://zotero.org/users/5418352/items/26XQ7ELD"],"uri":["http://zotero.org/users/5418352/items/26XQ7ELD"],"itemData":{"id":24710,"type":"book","abstract":"a.luckman@unsw.edu.au) Chris Donkin (c.donkin@unsw.edu.au) Ben R. Newell (ben.newell@unsw.edu.au) Abstract Utility based models are common in both the risky and inter-temporal choice literatures. Recently there have been efforts to formulate models of choices which involve both risks and time delays. An important question then is whether the concept of utility is the same for risky and inter-temporal choices. We address this question by fitting versions of two popular utility based models, Cumulative Prospect Theory for risky choice, and Hyperbolic Discounting for inter-temporal choice, to data from three experiments which involved both choice types. The models were fit assuming either the same concept of utility for both, by way of a common value function, or different utilities with separate value functions. Our results show that while many participants seem to require the flexibility of different value functions, an approximately equal number do not suggesting they may have a single concept of utility. Furthermore for both choice types value functions were concave.","source":"ResearchGate","title":"Exploring the Concept of Utility: Are Separate Value Functions required for Risky and Inter-temporal Choice?","title-short":"Exploring the Concept of Utility","author":[{"family":"Luckman","given":"Ash"},{"family":"Donkin","given":"Chris"},{"family":"Newell","given":"Ben"}],"issued":{"date-parts":[["2015",7,27]]},"citation-key":"luckmanExploringConceptUtility2015"}}],"schema":"https://github.com/citation-style-language/schema/raw/master/csl-citation.json"} </w:instrText>
      </w:r>
      <w:r w:rsidR="007050C5" w:rsidRPr="00975C28">
        <w:rPr>
          <w:rFonts w:ascii="Times New Roman" w:hAnsi="Times New Roman" w:cs="Times New Roman"/>
        </w:rPr>
        <w:fldChar w:fldCharType="separate"/>
      </w:r>
      <w:r w:rsidR="007050C5" w:rsidRPr="00975C28">
        <w:rPr>
          <w:rFonts w:ascii="Times New Roman" w:hAnsi="Times New Roman" w:cs="Times New Roman"/>
        </w:rPr>
        <w:t xml:space="preserve">Luckman et al. </w:t>
      </w:r>
      <w:r w:rsidR="00BD0ACE">
        <w:rPr>
          <w:rFonts w:ascii="Times New Roman" w:hAnsi="Times New Roman" w:cs="Times New Roman"/>
        </w:rPr>
        <w:t>(</w:t>
      </w:r>
      <w:r w:rsidR="007050C5" w:rsidRPr="00975C28">
        <w:rPr>
          <w:rFonts w:ascii="Times New Roman" w:hAnsi="Times New Roman" w:cs="Times New Roman"/>
        </w:rPr>
        <w:t>2015)</w:t>
      </w:r>
      <w:r w:rsidR="007050C5" w:rsidRPr="00975C28">
        <w:rPr>
          <w:rFonts w:ascii="Times New Roman" w:hAnsi="Times New Roman" w:cs="Times New Roman"/>
        </w:rPr>
        <w:fldChar w:fldCharType="end"/>
      </w:r>
      <w:r w:rsidR="00880292" w:rsidRPr="00975C28">
        <w:rPr>
          <w:rFonts w:ascii="Times New Roman" w:hAnsi="Times New Roman" w:cs="Times New Roman"/>
        </w:rPr>
        <w:t xml:space="preserve">, </w:t>
      </w:r>
      <m:oMath>
        <m:r>
          <w:rPr>
            <w:rFonts w:ascii="Cambria Math" w:hAnsi="Cambria Math" w:cs="Times New Roman"/>
          </w:rPr>
          <m:t>α</m:t>
        </m:r>
      </m:oMath>
      <w:r w:rsidR="00880292" w:rsidRPr="00975C28">
        <w:rPr>
          <w:rFonts w:ascii="Times New Roman" w:hAnsi="Times New Roman" w:cs="Times New Roman"/>
        </w:rPr>
        <w:t xml:space="preserve"> was significant below 1 on average for both risky choice and intertemporal choice, which implied diminishing sensitivity to amount as the amount increases. While in </w:t>
      </w:r>
      <w:r w:rsidR="007050C5"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{"citationID":"qkbvKJUA","properties":{"formattedCitation":"(Abdellaoui et al., 2013)","plainCitation":"(Abdellaoui et al., 2013)","dontUpdate":true,"noteIndex":0},"citationItems":[{"id":25190,"uris":["http://zotero.org/users/5418352/items/GN3AW8S8"],"uri":["http://zotero.org/users/5418352/items/GN3AW8S8"],"itemData":{"id":25190,"type":"article-journal","container-title":"Management Science","DOI":"10.1287/mnsc.1120.1690","ISSN":"0025-1909, 1526-5501","issue":"9","journalAbbreviation":"Management Science","language":"en","page":"2153-2169","source":"DOI.org (Crossref)","title":"Is There One Unifying Concept of Utility?An Experimental Comparison of Utility Under Risk and Utility Over Time","title-short":"Is There One Unifying Concept of Utility?","volume":"59","author":[{"family":"Abdellaoui","given":"Mohammed"},{"family":"Bleichrodt","given":"Han"},{"family":"Haridon","given":"Olivier","non-dropping-particle":"l'"},{"family":"Paraschiv","given":"Corina"}],"issued":{"date-parts":[["2013",9]]},"citation-key":"abdellaouiThereOneUnifying2013"}}],"schema":"https://github.com/citation-style-language/schema/raw/master/csl-citation.json"} </w:instrText>
      </w:r>
      <w:r w:rsidR="007050C5" w:rsidRPr="00975C28">
        <w:rPr>
          <w:rFonts w:ascii="Times New Roman" w:hAnsi="Times New Roman" w:cs="Times New Roman"/>
        </w:rPr>
        <w:fldChar w:fldCharType="separate"/>
      </w:r>
      <w:r w:rsidR="007050C5" w:rsidRPr="00975C28">
        <w:rPr>
          <w:rFonts w:ascii="Times New Roman" w:hAnsi="Times New Roman" w:cs="Times New Roman"/>
        </w:rPr>
        <w:t xml:space="preserve">Abdellaoui et al. </w:t>
      </w:r>
      <w:r w:rsidR="00BD0ACE">
        <w:rPr>
          <w:rFonts w:ascii="Times New Roman" w:hAnsi="Times New Roman" w:cs="Times New Roman"/>
        </w:rPr>
        <w:t>(</w:t>
      </w:r>
      <w:r w:rsidR="007050C5" w:rsidRPr="00975C28">
        <w:rPr>
          <w:rFonts w:ascii="Times New Roman" w:hAnsi="Times New Roman" w:cs="Times New Roman"/>
        </w:rPr>
        <w:t>2013)</w:t>
      </w:r>
      <w:r w:rsidR="007050C5" w:rsidRPr="00975C28">
        <w:rPr>
          <w:rFonts w:ascii="Times New Roman" w:hAnsi="Times New Roman" w:cs="Times New Roman"/>
        </w:rPr>
        <w:fldChar w:fldCharType="end"/>
      </w:r>
      <w:r w:rsidR="00880292" w:rsidRPr="00975C28">
        <w:rPr>
          <w:rFonts w:ascii="Times New Roman" w:hAnsi="Times New Roman" w:cs="Times New Roman"/>
        </w:rPr>
        <w:t xml:space="preserve">, the value function for intertemporal choice is likely to be linear or convex. Thus, I relaxed the bound of </w:t>
      </w:r>
      <m:oMath>
        <m:r>
          <w:rPr>
            <w:rFonts w:ascii="Cambria Math" w:hAnsi="Cambria Math" w:cs="Times New Roman"/>
          </w:rPr>
          <m:t>α</m:t>
        </m:r>
      </m:oMath>
      <w:r w:rsidR="00880292" w:rsidRPr="00975C28">
        <w:rPr>
          <w:rFonts w:ascii="Times New Roman" w:hAnsi="Times New Roman" w:cs="Times New Roman"/>
        </w:rPr>
        <w:t xml:space="preserve"> and set the prior distribution as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T(0,2)</m:t>
        </m:r>
      </m:oMath>
      <w:r w:rsidR="00880292" w:rsidRPr="00975C28">
        <w:rPr>
          <w:rFonts w:ascii="Times New Roman" w:hAnsi="Times New Roman" w:cs="Times New Roman"/>
        </w:rPr>
        <w:t>. HD transforms risk into delay. In</w:t>
      </w:r>
      <w:r w:rsidR="009B7948" w:rsidRPr="00975C28">
        <w:rPr>
          <w:rFonts w:ascii="Times New Roman" w:hAnsi="Times New Roman" w:cs="Times New Roman"/>
        </w:rPr>
        <w:t xml:space="preserve"> </w:t>
      </w:r>
      <w:r w:rsidR="009B7948"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{"citationID":"fTxtBbVF","properties":{"formattedCitation":"(Yi et al., 2006)","plainCitation":"(Yi et al., 2006)","dontUpdate":true,"noteIndex":0},"citationItems":[{"id":24713,"uris":["http://zotero.org/users/5418352/items/KFQUFTIT"],"uri":["http://zotero.org/users/5418352/items/KFQUFTIT"],"itemData":{"id":24713,"type":"article-journal","abstract":"Human discounting studies have frequently observed hyperbolic discounting of rewards that are delayed or probabilistic. However, no studies have systematically combined delay and probability in a single discounting procedure. Indifference points of hypothetical money rewards that are both delayed and probabilistic were determined. Probabilities were converted into comparable delays according to the h/k constant of proportionality determined by Rachlin et al. (1991), and discounting rates were calculated. These data provided a very good fit to the hyperbolic model of discounting, suggesting that delay and probability can be combined into a single metric in studies of discounting. The inclusion of a magnitude condition found the Magnitude Effect commonly found in studies of temporal discounting. A temporal resolution of uncertainty condition found no effect. The present paper offers a novel statistical method, within an established framework, for the analysis of data from studies of discounting that combine delay and probability.","container-title":"Behavioural Processes","DOI":"10.1016/j.beproc.2006.05.001","ISSN":"0376-6357","issue":"2","journalAbbreviation":"Behavioural Processes","language":"en","page":"149-155","source":"ScienceDirect","title":"The combined effects of delay and probability in discounting","volume":"73","author":[{"family":"Yi","given":"Richard"},{"family":"Piedad","given":"Xochitl","non-dropping-particle":"de la"},{"family":"Bickel","given":"Warren K."}],"issued":{"date-parts":[["2006",9,1]]},"citation-key":"yiCombinedEffectsDelay2006"}}],"schema":"https://github.com/citation-style-language/schema/raw/master/csl-citation.json"} </w:instrText>
      </w:r>
      <w:r w:rsidR="009B7948" w:rsidRPr="00975C28">
        <w:rPr>
          <w:rFonts w:ascii="Times New Roman" w:hAnsi="Times New Roman" w:cs="Times New Roman"/>
        </w:rPr>
        <w:fldChar w:fldCharType="separate"/>
      </w:r>
      <w:r w:rsidR="009B7948" w:rsidRPr="00975C28">
        <w:rPr>
          <w:rFonts w:ascii="Times New Roman" w:hAnsi="Times New Roman" w:cs="Times New Roman"/>
        </w:rPr>
        <w:t xml:space="preserve">Yi et al. </w:t>
      </w:r>
      <w:r w:rsidR="00BD0ACE">
        <w:rPr>
          <w:rFonts w:ascii="Times New Roman" w:hAnsi="Times New Roman" w:cs="Times New Roman"/>
        </w:rPr>
        <w:t>(</w:t>
      </w:r>
      <w:r w:rsidR="009B7948" w:rsidRPr="00975C28">
        <w:rPr>
          <w:rFonts w:ascii="Times New Roman" w:hAnsi="Times New Roman" w:cs="Times New Roman"/>
        </w:rPr>
        <w:t>2006)</w:t>
      </w:r>
      <w:r w:rsidR="009B7948" w:rsidRPr="00975C28">
        <w:rPr>
          <w:rFonts w:ascii="Times New Roman" w:hAnsi="Times New Roman" w:cs="Times New Roman"/>
        </w:rPr>
        <w:fldChar w:fldCharType="end"/>
      </w:r>
      <w:r w:rsidR="00880292" w:rsidRPr="00975C28">
        <w:rPr>
          <w:rFonts w:ascii="Times New Roman" w:hAnsi="Times New Roman" w:cs="Times New Roman"/>
        </w:rPr>
        <w:t xml:space="preserve">, </w:t>
      </w:r>
      <m:oMath>
        <m:r>
          <w:rPr>
            <w:rFonts w:ascii="Cambria Math" w:hAnsi="Cambria Math" w:cs="Times New Roman"/>
          </w:rPr>
          <m:t>i</m:t>
        </m:r>
      </m:oMath>
      <w:r w:rsidR="00880292" w:rsidRPr="00975C28">
        <w:rPr>
          <w:rFonts w:ascii="Times New Roman" w:hAnsi="Times New Roman" w:cs="Times New Roman"/>
        </w:rPr>
        <w:t xml:space="preserve"> was set to 35.3</w:t>
      </w:r>
      <w:r w:rsidR="009B7948" w:rsidRPr="00975C28">
        <w:rPr>
          <w:rFonts w:ascii="Times New Roman" w:hAnsi="Times New Roman" w:cs="Times New Roman"/>
        </w:rPr>
        <w:t>. This value</w:t>
      </w:r>
      <w:r w:rsidR="00880292" w:rsidRPr="00975C28">
        <w:rPr>
          <w:rFonts w:ascii="Times New Roman" w:hAnsi="Times New Roman" w:cs="Times New Roman"/>
        </w:rPr>
        <w:t xml:space="preserve"> </w:t>
      </w:r>
      <w:r w:rsidR="009B7948" w:rsidRPr="00975C28">
        <w:rPr>
          <w:rFonts w:ascii="Times New Roman" w:hAnsi="Times New Roman" w:cs="Times New Roman"/>
        </w:rPr>
        <w:t xml:space="preserve">was </w:t>
      </w:r>
      <w:r w:rsidR="00880292" w:rsidRPr="00975C28">
        <w:rPr>
          <w:rFonts w:ascii="Times New Roman" w:hAnsi="Times New Roman" w:cs="Times New Roman"/>
        </w:rPr>
        <w:t xml:space="preserve">obtained </w:t>
      </w:r>
      <w:r w:rsidR="009B7948" w:rsidRPr="00975C28">
        <w:rPr>
          <w:rFonts w:ascii="Times New Roman" w:hAnsi="Times New Roman" w:cs="Times New Roman"/>
        </w:rPr>
        <w:t>by asking s</w:t>
      </w:r>
      <w:r w:rsidR="00880292" w:rsidRPr="00975C28">
        <w:rPr>
          <w:rFonts w:ascii="Times New Roman" w:hAnsi="Times New Roman" w:cs="Times New Roman"/>
        </w:rPr>
        <w:t xml:space="preserve">ubjects to </w:t>
      </w:r>
      <w:r w:rsidR="00C15A02" w:rsidRPr="00975C28">
        <w:rPr>
          <w:rFonts w:ascii="Times New Roman" w:hAnsi="Times New Roman" w:cs="Times New Roman"/>
        </w:rPr>
        <w:t xml:space="preserve">choose </w:t>
      </w:r>
      <w:r w:rsidR="00880292" w:rsidRPr="00975C28">
        <w:rPr>
          <w:rFonts w:ascii="Times New Roman" w:hAnsi="Times New Roman" w:cs="Times New Roman"/>
        </w:rPr>
        <w:t xml:space="preserve">between a risky $1000 </w:t>
      </w:r>
      <w:r w:rsidR="00C15A02" w:rsidRPr="00975C28">
        <w:rPr>
          <w:rFonts w:ascii="Times New Roman" w:hAnsi="Times New Roman" w:cs="Times New Roman"/>
        </w:rPr>
        <w:t>and</w:t>
      </w:r>
      <w:r w:rsidR="00880292" w:rsidRPr="00975C28">
        <w:rPr>
          <w:rFonts w:ascii="Times New Roman" w:hAnsi="Times New Roman" w:cs="Times New Roman"/>
        </w:rPr>
        <w:t xml:space="preserve"> a delayed $1000</w:t>
      </w:r>
      <w:r w:rsidR="00C15A02" w:rsidRPr="00975C28">
        <w:rPr>
          <w:rFonts w:ascii="Times New Roman" w:hAnsi="Times New Roman" w:cs="Times New Roman"/>
        </w:rPr>
        <w:t xml:space="preserve"> </w:t>
      </w:r>
      <w:r w:rsidR="00C15A02" w:rsidRPr="00975C28">
        <w:rPr>
          <w:rFonts w:ascii="Times New Roman" w:hAnsi="Times New Roman" w:cs="Times New Roman"/>
        </w:rPr>
        <w:fldChar w:fldCharType="begin"/>
      </w:r>
      <w:r w:rsidR="005042A7" w:rsidRPr="00975C28">
        <w:rPr>
          <w:rFonts w:ascii="Times New Roman" w:hAnsi="Times New Roman" w:cs="Times New Roman"/>
        </w:rPr>
        <w:instrText xml:space="preserve"> ADDIN ZOTERO_ITEM CSL_CITATION {"citationID":"2VDCaYj0","properties":{"formattedCitation":"(Rachlin et al., 1991)","plainCitation":"(Rachlin et al., 1991)","noteIndex":0},"citationItems":[{"id":25092,"uris":["http://zotero.org/users/5418352/items/3YPXPDNF"],"uri":["http://zotero.org/users/5418352/items/3YPXPDNF"],"itemData":{"id":25092,"type":"article-journal","container-title":"Journal of the Experimental Analysis of Behavior","DOI":"10.1901/jeab.1991.55-233","issue":"2","page":"233-244","title":"Subjective probability and delay","volume":"55","author":[{"family":"Rachlin","given":"H."},{"family":"Raineri","given":"A."},{"family":"Cross","given":"D."}],"issued":{"date-parts":[["1991"]]},"citation-key":"rachlinSubjectiveProbabilityDelay1991"}}],"schema":"https://github.com/citation-style-language/schema/raw/master/csl-citation.json"} </w:instrText>
      </w:r>
      <w:r w:rsidR="00C15A02" w:rsidRPr="00975C28">
        <w:rPr>
          <w:rFonts w:ascii="Times New Roman" w:hAnsi="Times New Roman" w:cs="Times New Roman"/>
        </w:rPr>
        <w:fldChar w:fldCharType="separate"/>
      </w:r>
      <w:r w:rsidR="00C15A02" w:rsidRPr="00975C28">
        <w:rPr>
          <w:rFonts w:ascii="Times New Roman" w:hAnsi="Times New Roman" w:cs="Times New Roman"/>
        </w:rPr>
        <w:t>(Rachlin et al., 1991)</w:t>
      </w:r>
      <w:r w:rsidR="00C15A02" w:rsidRPr="00975C28">
        <w:rPr>
          <w:rFonts w:ascii="Times New Roman" w:hAnsi="Times New Roman" w:cs="Times New Roman"/>
        </w:rPr>
        <w:fldChar w:fldCharType="end"/>
      </w:r>
      <w:r w:rsidR="00880292" w:rsidRPr="00975C28">
        <w:rPr>
          <w:rFonts w:ascii="Times New Roman" w:hAnsi="Times New Roman" w:cs="Times New Roman"/>
        </w:rPr>
        <w:t>. Since th</w:t>
      </w:r>
      <w:r w:rsidR="00131797" w:rsidRPr="00975C28">
        <w:rPr>
          <w:rFonts w:ascii="Times New Roman" w:hAnsi="Times New Roman" w:cs="Times New Roman"/>
        </w:rPr>
        <w:t>is</w:t>
      </w:r>
      <w:r w:rsidR="00880292" w:rsidRPr="00975C28">
        <w:rPr>
          <w:rFonts w:ascii="Times New Roman" w:hAnsi="Times New Roman" w:cs="Times New Roman"/>
        </w:rPr>
        <w:t xml:space="preserve"> paradigm is different from</w:t>
      </w:r>
      <w:r w:rsidR="00131797" w:rsidRPr="00975C28">
        <w:rPr>
          <w:rFonts w:ascii="Times New Roman" w:hAnsi="Times New Roman" w:cs="Times New Roman"/>
        </w:rPr>
        <w:t xml:space="preserve"> the </w:t>
      </w:r>
      <w:r w:rsidR="00376673">
        <w:rPr>
          <w:rFonts w:ascii="Times New Roman" w:hAnsi="Times New Roman" w:cs="Times New Roman"/>
        </w:rPr>
        <w:t>original</w:t>
      </w:r>
      <w:r w:rsidR="00131797" w:rsidRPr="00975C28">
        <w:rPr>
          <w:rFonts w:ascii="Times New Roman" w:hAnsi="Times New Roman" w:cs="Times New Roman"/>
        </w:rPr>
        <w:t xml:space="preserve"> study</w:t>
      </w:r>
      <w:r w:rsidR="00880292" w:rsidRPr="00975C28">
        <w:rPr>
          <w:rFonts w:ascii="Times New Roman" w:hAnsi="Times New Roman" w:cs="Times New Roman"/>
        </w:rPr>
        <w:t xml:space="preserve">, I assigned higher </w:t>
      </w:r>
      <w:r w:rsidR="00131797" w:rsidRPr="00975C28">
        <w:rPr>
          <w:rFonts w:ascii="Times New Roman" w:hAnsi="Times New Roman" w:cs="Times New Roman"/>
        </w:rPr>
        <w:t xml:space="preserve">standard deviation to </w:t>
      </w:r>
      <m:oMath>
        <m:r>
          <w:rPr>
            <w:rFonts w:ascii="Cambria Math" w:hAnsi="Cambria Math" w:cs="Times New Roman"/>
          </w:rPr>
          <m:t>i</m:t>
        </m:r>
      </m:oMath>
      <w:r w:rsidR="00131797" w:rsidRPr="00975C28">
        <w:rPr>
          <w:rFonts w:ascii="Times New Roman" w:hAnsi="Times New Roman" w:cs="Times New Roman"/>
        </w:rPr>
        <w:t xml:space="preserve"> and</w:t>
      </w:r>
      <w:r w:rsidR="00880292" w:rsidRPr="00975C28">
        <w:rPr>
          <w:rFonts w:ascii="Times New Roman" w:hAnsi="Times New Roman" w:cs="Times New Roman"/>
        </w:rPr>
        <w:t xml:space="preserve"> the prior distribution </w:t>
      </w:r>
      <w:r w:rsidR="00131797" w:rsidRPr="00975C28">
        <w:rPr>
          <w:rFonts w:ascii="Times New Roman" w:hAnsi="Times New Roman" w:cs="Times New Roman"/>
        </w:rPr>
        <w:t>was</w:t>
      </w:r>
      <w:r w:rsidR="00880292" w:rsidRPr="00975C28">
        <w:rPr>
          <w:rFonts w:ascii="Times New Roman" w:hAnsi="Times New Roman" w:cs="Times New Roman"/>
        </w:rPr>
        <w:t xml:space="preserve">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35,10</m:t>
            </m:r>
          </m:e>
        </m:d>
        <m:r>
          <w:rPr>
            <w:rFonts w:ascii="Cambria Math" w:hAnsi="Cambria Math" w:cs="Times New Roman"/>
          </w:rPr>
          <m:t>T</m:t>
        </m:r>
        <m:d>
          <m:dPr>
            <m:ctrlPr>
              <w:rPr>
                <w:rFonts w:ascii="Cambria Math" w:hAnsi="Cambria Math" w:cs="Times New Roman"/>
                <w:i/>
              </w:rPr>
            </m:ctrlPr>
          </m:dPr>
          <m:e>
            <m:r>
              <w:rPr>
                <w:rFonts w:ascii="Cambria Math" w:hAnsi="Cambria Math" w:cs="Times New Roman"/>
              </w:rPr>
              <m:t>0,∞</m:t>
            </m:r>
          </m:e>
        </m:d>
      </m:oMath>
      <w:r w:rsidR="00880292" w:rsidRPr="00975C28">
        <w:rPr>
          <w:rFonts w:ascii="Times New Roman" w:hAnsi="Times New Roman" w:cs="Times New Roman"/>
        </w:rPr>
        <w:t xml:space="preserve">. </w:t>
      </w:r>
      <w:r w:rsidR="00484A3A" w:rsidRPr="00975C28">
        <w:rPr>
          <w:rFonts w:ascii="Times New Roman" w:hAnsi="Times New Roman" w:cs="Times New Roman"/>
        </w:rPr>
        <w:t xml:space="preserve"> Discounting rate parameters are often found right-skewed</w:t>
      </w:r>
      <w:r w:rsidR="005042A7" w:rsidRPr="00975C28">
        <w:rPr>
          <w:rFonts w:ascii="Times New Roman" w:hAnsi="Times New Roman" w:cs="Times New Roman"/>
        </w:rPr>
        <w:t xml:space="preserve"> </w:t>
      </w:r>
      <w:r w:rsidR="005042A7" w:rsidRPr="00975C28">
        <w:rPr>
          <w:rFonts w:ascii="Times New Roman" w:hAnsi="Times New Roman" w:cs="Times New Roman"/>
        </w:rPr>
        <w:fldChar w:fldCharType="begin"/>
      </w:r>
      <w:r w:rsidR="005042A7" w:rsidRPr="00975C28">
        <w:rPr>
          <w:rFonts w:ascii="Times New Roman" w:hAnsi="Times New Roman" w:cs="Times New Roman"/>
        </w:rPr>
        <w:instrText xml:space="preserve"> ADDIN ZOTERO_ITEM CSL_CITATION {"citationID":"7xxmPYia","properties":{"formattedCitation":"(Myerson et al., 2001)","plainCitation":"(Myerson et al., 2001)","noteIndex":0},"citationItems":[{"id":25750,"uris":["http://zotero.org/users/5418352/items/3T9BN89R"],"uri":["http://zotero.org/users/5418352/items/3T9BN89R"],"itemData":{"id":25750,"type":"article-journal","abstract":"We describe a novel approach to the measurement of discounting based on calculating the area under the empirical discounting function. This approach avoids some of the problems associated with measures based on estimates of the parameters of theoretical discounting functions. The area measure may be easily calculated for both individual and group data collected using any of a variety of current delay and probability discounting procedures. The present approach is not intended as a substitute for theoretical discounting models. It is useful, however, to have a simple, univariate measure of discounting that is not tied to any specific theoretical framework.","container-title":"Journal of the Experimental Analysis of Behavior","DOI":"10.1901/jeab.2001.76-235","ISSN":"1938-3711","issue":"2","language":"en","note":"_eprint: https://onlinelibrary.wiley.com/doi/pdf/10.1901/jeab.2001.76-235","page":"235-243","source":"Wiley Online Library","title":"Area Under the Curve as a Measure of Discounting","volume":"76","author":[{"family":"Myerson","given":"Joel"},{"family":"Green","given":"Leonard"},{"family":"Warusawitharana","given":"Missaka"}],"issued":{"date-parts":[["2001"]]},"citation-key":"myersonAreaCurveMeasure2001a"}}],"schema":"https://github.com/citation-style-language/schema/raw/master/csl-citation.json"} </w:instrText>
      </w:r>
      <w:r w:rsidR="005042A7" w:rsidRPr="00975C28">
        <w:rPr>
          <w:rFonts w:ascii="Times New Roman" w:hAnsi="Times New Roman" w:cs="Times New Roman"/>
        </w:rPr>
        <w:fldChar w:fldCharType="separate"/>
      </w:r>
      <w:r w:rsidR="005042A7" w:rsidRPr="00975C28">
        <w:rPr>
          <w:rFonts w:ascii="Times New Roman" w:hAnsi="Times New Roman" w:cs="Times New Roman"/>
        </w:rPr>
        <w:t>(Myerson et al., 2001)</w:t>
      </w:r>
      <w:r w:rsidR="005042A7" w:rsidRPr="00975C28">
        <w:rPr>
          <w:rFonts w:ascii="Times New Roman" w:hAnsi="Times New Roman" w:cs="Times New Roman"/>
        </w:rPr>
        <w:fldChar w:fldCharType="end"/>
      </w:r>
      <w:r w:rsidR="008F0C5C" w:rsidRPr="00975C28">
        <w:rPr>
          <w:rFonts w:ascii="Times New Roman" w:hAnsi="Times New Roman" w:cs="Times New Roman"/>
        </w:rPr>
        <w:t>, thus I</w:t>
      </w:r>
      <w:bookmarkStart w:id="19" w:name="OLE_LINK6"/>
      <w:r w:rsidR="008F0C5C" w:rsidRPr="00975C28">
        <w:rPr>
          <w:rFonts w:ascii="Times New Roman" w:hAnsi="Times New Roman" w:cs="Times New Roman"/>
        </w:rPr>
        <w:t xml:space="preserve"> </w:t>
      </w:r>
      <w:r w:rsidR="0085352C" w:rsidRPr="00975C28">
        <w:rPr>
          <w:rFonts w:ascii="Times New Roman" w:hAnsi="Times New Roman" w:cs="Times New Roman"/>
        </w:rPr>
        <w:t>assumed</w:t>
      </w:r>
      <w:r w:rsidR="008F0C5C" w:rsidRPr="00975C28">
        <w:rPr>
          <w:rFonts w:ascii="Times New Roman" w:hAnsi="Times New Roman" w:cs="Times New Roman"/>
        </w:rPr>
        <w:t xml:space="preserve"> </w:t>
      </w:r>
      <m:oMath>
        <m:r>
          <w:rPr>
            <w:rFonts w:ascii="Cambria Math" w:hAnsi="Cambria Math" w:cs="Times New Roman"/>
          </w:rPr>
          <m:t>h</m:t>
        </m:r>
      </m:oMath>
      <w:r w:rsidR="0085352C" w:rsidRPr="00975C28">
        <w:rPr>
          <w:rFonts w:ascii="Times New Roman" w:hAnsi="Times New Roman" w:cs="Times New Roman"/>
        </w:rPr>
        <w:t xml:space="preserve"> distributed lognormall</w:t>
      </w:r>
      <w:bookmarkEnd w:id="19"/>
      <w:r w:rsidR="0085352C" w:rsidRPr="00975C28">
        <w:rPr>
          <w:rFonts w:ascii="Times New Roman" w:hAnsi="Times New Roman" w:cs="Times New Roman"/>
        </w:rPr>
        <w:t>y.</w:t>
      </w:r>
      <w:r w:rsidR="00880292" w:rsidRPr="00975C28">
        <w:rPr>
          <w:rFonts w:ascii="Times New Roman" w:hAnsi="Times New Roman" w:cs="Times New Roman"/>
        </w:rPr>
        <w:t xml:space="preserve"> Also, for intertemporal choice, </w:t>
      </w:r>
      <m:oMath>
        <m:r>
          <w:rPr>
            <w:rFonts w:ascii="Cambria Math" w:hAnsi="Cambria Math" w:cs="Times New Roman"/>
          </w:rPr>
          <m:t>h</m:t>
        </m:r>
      </m:oMath>
      <w:r w:rsidR="00880292" w:rsidRPr="00975C28">
        <w:rPr>
          <w:rFonts w:ascii="Times New Roman" w:hAnsi="Times New Roman" w:cs="Times New Roman"/>
        </w:rPr>
        <w:t xml:space="preserve"> usually below 1 when delay was present in month</w:t>
      </w:r>
      <w:r w:rsidR="005042A7" w:rsidRPr="00975C28">
        <w:rPr>
          <w:rFonts w:ascii="Times New Roman" w:hAnsi="Times New Roman" w:cs="Times New Roman"/>
        </w:rPr>
        <w:t xml:space="preserve"> </w:t>
      </w:r>
      <w:r w:rsidR="005042A7" w:rsidRPr="00975C28">
        <w:rPr>
          <w:rFonts w:ascii="Times New Roman" w:hAnsi="Times New Roman" w:cs="Times New Roman"/>
        </w:rPr>
        <w:fldChar w:fldCharType="begin"/>
      </w:r>
      <w:r w:rsidR="0002322B" w:rsidRPr="00975C28">
        <w:rPr>
          <w:rFonts w:ascii="Times New Roman" w:hAnsi="Times New Roman" w:cs="Times New Roman"/>
        </w:rPr>
        <w:instrText xml:space="preserve"> ADDIN ZOTERO_ITEM CSL_CITATION {"citationID":"xRF7iOcN","properties":{"formattedCitation":"(Takahashi et al., 2007; Vanderveldt et al., 2015; Yi et al., 2006)","plainCitation":"(Takahashi et al., 2007; Vanderveldt et al., 2015; Yi et al., 2006)","dontUpdate":true,"noteIndex":0},"citationItems":[{"id":25131,"uris":["http://zotero.org/users/5418352/items/BTZER75P"],"uri":["http://zotero.org/users/5418352/items/BTZER75P"],"itemData":{"id":25131,"type":"article-journal","container-title":"Behavioral and Brain Functions","DOI":"10.1186/1744-9081-3-52","note":"tex.ids= takahashiHyperbolicDecaySubjective2007, takahashiHyperbolicDecaySubjective2007a, takahashiHyperbolicDecaySubjective2007b","title":"A hyperbolic decay of subjective probability of obtaining delayed rewards","volume":"3","author":[{"family":"Takahashi","given":"T."},{"family":"Ikeda","given":"K."},{"family":"Hasegawa","given":"T."}],"issued":{"date-parts":[["2007"]]},"citation-key":"takahashiHyperbolicDecaySubjective2007"}},{"id":24716,"uris":["http://zotero.org/users/5418352/items/8KC8VA9V"],"uri":["http://zotero.org/users/5418352/items/8KC8VA9V"],"itemData":{"id":24716,"type":"article-journal","abstract":"The value of an outcome is affected both by the delay until its receipt (delay discounting) and by the likelihood of its receipt (probability discounting). Despite being well-described by the same hyperboloid function, delay and probability discounting involve fundamentally different processes, as revealed, for example, by the differential effects of reward amount. Previous research has focused on the discounting of delayed and probabilistic rewards separately, with little research examining more complex situations in which rewards are both delayed and probabilistic. In two experiments, participants made choices between smaller rewards that were both immediate and certain and larger rewards that were both delayed and probabilistic. Analyses revealed significant interactions between delay and probability factors inconsistent with an additive model. In contrast, a hyperboloid discounting model in which delay and probability were combined multiplicatively provided an excellent fit to the data. These results suggest that the hyperboloid is a good descriptor of decision making in complicated monetary choice situations like those people encounter in everyday life.","container-title":"Journal of experimental psychology. Learning, memory, and cognition","DOI":"10.1037/xlm0000029","ISSN":"0278-7393","issue":"1","journalAbbreviation":"J Exp Psychol Learn Mem Cogn","note":"tex.ids= vanderveldtDiscountingMonetaryRewards2015, vanderveldtDiscountingMonetaryRewards2015a\nPMCID: PMC4268098\nPMID: 24933696","page":"148-162","source":"PubMed Central","title":"Discounting of Monetary Rewards that are Both Delayed and Probabilistic: Delay and Probability Combine Multiplicatively, not Additively","title-short":"Discounting of Monetary Rewards that are Both Delayed and Probabilistic","volume":"41","author":[{"family":"Vanderveldt","given":"Ariana"},{"family":"Green","given":"Leonard"},{"family":"Myerson","given":"Joel"}],"issued":{"date-parts":[["2015",1]]},"citation-key":"vanderveldtDiscountingMonetaryRewards2015"}},{"id":24713,"uris":["http://zotero.org/users/5418352/items/KFQUFTIT"],"uri":["http://zotero.org/users/5418352/items/KFQUFTIT"],"itemData":{"id":24713,"type":"article-journal","abstract":"Human discounting studies have frequently observed hyperbolic discounting of rewards that are delayed or probabilistic. However, no studies have systematically combined delay and probability in a single discounting procedure. Indifference points of hypothetical money rewards that are both delayed and probabilistic were determined. Probabilities were converted into comparable delays according to the h/k constant of proportionality determined by Rachlin et al. (1991), and discounting rates were calculated. These data provided a very good fit to the hyperbolic model of discounting, suggesting that delay and probability can be combined into a single metric in studies of discounting. The inclusion of a magnitude condition found the Magnitude Effect commonly found in studies of temporal discounting. A temporal resolution of uncertainty condition found no effect. The present paper offers a novel statistical method, within an established framework, for the analysis of data from studies of discounting that combine delay and probability.","container-title":"Behavioural Processes","DOI":"10.1016/j.beproc.2006.05.001","ISSN":"0376-6357","issue":"2","journalAbbreviation":"Behavioural Processes","language":"en","page":"149-155","source":"ScienceDirect","title":"The combined effects of delay and probability in discounting","volume":"73","author":[{"family":"Yi","given":"Richard"},{"family":"Piedad","given":"Xochitl","non-dropping-particle":"de la"},{"family":"Bickel","given":"Warren K."}],"issued":{"date-parts":[["2006",9,1]]},"citation-key":"yiCombinedEffectsDelay2006"}}],"schema":"https://github.com/citation-style-language/schema/raw/master/csl-citation.json"} </w:instrText>
      </w:r>
      <w:r w:rsidR="005042A7" w:rsidRPr="00975C28">
        <w:rPr>
          <w:rFonts w:ascii="Times New Roman" w:hAnsi="Times New Roman" w:cs="Times New Roman"/>
        </w:rPr>
        <w:fldChar w:fldCharType="separate"/>
      </w:r>
      <w:r w:rsidR="00486670" w:rsidRPr="00975C28">
        <w:rPr>
          <w:rFonts w:ascii="Times New Roman" w:hAnsi="Times New Roman" w:cs="Times New Roman"/>
        </w:rPr>
        <w:t xml:space="preserve">(e.g., </w:t>
      </w:r>
      <w:r w:rsidR="00486670" w:rsidRPr="00975C28">
        <w:rPr>
          <w:rFonts w:ascii="Times New Roman" w:hAnsi="Times New Roman" w:cs="Times New Roman"/>
        </w:rPr>
        <w:lastRenderedPageBreak/>
        <w:t>Takahashi et al., 2007; Vanderveldt et al., 2015; Yi et al., 2006)</w:t>
      </w:r>
      <w:r w:rsidR="005042A7" w:rsidRPr="00975C28">
        <w:rPr>
          <w:rFonts w:ascii="Times New Roman" w:hAnsi="Times New Roman" w:cs="Times New Roman"/>
        </w:rPr>
        <w:fldChar w:fldCharType="end"/>
      </w:r>
      <w:r w:rsidR="00880292" w:rsidRPr="00975C28">
        <w:rPr>
          <w:rFonts w:ascii="Times New Roman" w:hAnsi="Times New Roman" w:cs="Times New Roman"/>
        </w:rPr>
        <w:t xml:space="preserve">, i.e., </w:t>
      </w:r>
      <m:oMath>
        <m:r>
          <w:rPr>
            <w:rFonts w:ascii="Cambria Math" w:hAnsi="Cambria Math" w:cs="Times New Roman"/>
          </w:rPr>
          <m:t>logh</m:t>
        </m:r>
      </m:oMath>
      <w:r w:rsidR="00880292" w:rsidRPr="00975C28">
        <w:rPr>
          <w:rFonts w:ascii="Times New Roman" w:hAnsi="Times New Roman" w:cs="Times New Roman"/>
        </w:rPr>
        <w:t xml:space="preserve"> is likely to be negative. The prior of </w:t>
      </w:r>
      <m:oMath>
        <m:r>
          <w:rPr>
            <w:rFonts w:ascii="Cambria Math" w:hAnsi="Cambria Math" w:cs="Times New Roman"/>
          </w:rPr>
          <m:t>logh</m:t>
        </m:r>
      </m:oMath>
      <w:r w:rsidR="00880292" w:rsidRPr="00975C28">
        <w:rPr>
          <w:rFonts w:ascii="Times New Roman" w:hAnsi="Times New Roman" w:cs="Times New Roman"/>
        </w:rPr>
        <w:t xml:space="preserve"> was set to </w:t>
      </w:r>
      <m:oMath>
        <m:r>
          <w:rPr>
            <w:rFonts w:ascii="Cambria Math" w:hAnsi="Cambria Math" w:cs="Times New Roman"/>
          </w:rPr>
          <m:t>N(-1,1)(-∞,0)</m:t>
        </m:r>
      </m:oMath>
      <w:r w:rsidR="00880292" w:rsidRPr="00975C28">
        <w:rPr>
          <w:rFonts w:ascii="Times New Roman" w:hAnsi="Times New Roman" w:cs="Times New Roman"/>
        </w:rPr>
        <w:t>.</w:t>
      </w:r>
    </w:p>
    <w:p w14:paraId="66BB65EB" w14:textId="10B9A7F6" w:rsidR="00880292" w:rsidRDefault="00880292" w:rsidP="00880292">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r>
      <w:bookmarkStart w:id="20" w:name="OLE_LINK7"/>
      <w:r w:rsidR="00F636E7">
        <w:rPr>
          <w:rFonts w:ascii="Times New Roman" w:hAnsi="Times New Roman" w:cs="Times New Roman"/>
        </w:rPr>
        <w:t xml:space="preserve">The pilot dataset was fitted with the priors specified above. </w:t>
      </w:r>
      <w:r w:rsidRPr="00975C28">
        <w:rPr>
          <w:rFonts w:ascii="Times New Roman" w:hAnsi="Times New Roman" w:cs="Times New Roman"/>
        </w:rPr>
        <w:t>T</w:t>
      </w:r>
      <w:r w:rsidR="004A3089" w:rsidRPr="00975C28">
        <w:rPr>
          <w:rFonts w:ascii="Times New Roman" w:hAnsi="Times New Roman" w:cs="Times New Roman"/>
        </w:rPr>
        <w:t xml:space="preserve">able </w:t>
      </w:r>
      <w:r w:rsidR="001166C7">
        <w:rPr>
          <w:rFonts w:ascii="Times New Roman" w:hAnsi="Times New Roman" w:cs="Times New Roman" w:hint="eastAsia"/>
        </w:rPr>
        <w:t>3</w:t>
      </w:r>
      <w:r w:rsidR="004A3089" w:rsidRPr="00975C28">
        <w:rPr>
          <w:rFonts w:ascii="Times New Roman" w:hAnsi="Times New Roman" w:cs="Times New Roman"/>
        </w:rPr>
        <w:t xml:space="preserve"> shows</w:t>
      </w:r>
      <w:bookmarkStart w:id="21" w:name="OLE_LINK4"/>
      <w:r w:rsidR="004A3089" w:rsidRPr="00975C28">
        <w:rPr>
          <w:rFonts w:ascii="Times New Roman" w:hAnsi="Times New Roman" w:cs="Times New Roman"/>
        </w:rPr>
        <w:t xml:space="preserve"> t</w:t>
      </w:r>
      <w:r w:rsidRPr="00975C28">
        <w:rPr>
          <w:rFonts w:ascii="Times New Roman" w:hAnsi="Times New Roman" w:cs="Times New Roman"/>
        </w:rPr>
        <w:t xml:space="preserve">he posterior </w:t>
      </w:r>
      <w:r w:rsidR="004A3089" w:rsidRPr="00975C28">
        <w:rPr>
          <w:rFonts w:ascii="Times New Roman" w:hAnsi="Times New Roman" w:cs="Times New Roman"/>
        </w:rPr>
        <w:t>means</w:t>
      </w:r>
      <w:r w:rsidR="00F636E7">
        <w:rPr>
          <w:rFonts w:ascii="Times New Roman" w:hAnsi="Times New Roman" w:cs="Times New Roman"/>
        </w:rPr>
        <w:t xml:space="preserve"> and four sets of </w:t>
      </w:r>
      <m:oMath>
        <m:r>
          <w:rPr>
            <w:rFonts w:ascii="Cambria Math" w:hAnsi="Cambria Math" w:cs="Times New Roman"/>
          </w:rPr>
          <m:t>σ</m:t>
        </m:r>
      </m:oMath>
      <w:r w:rsidR="00F636E7">
        <w:rPr>
          <w:rFonts w:ascii="Times New Roman" w:hAnsi="Times New Roman" w:cs="Times New Roman" w:hint="eastAsia"/>
        </w:rPr>
        <w:t>s</w:t>
      </w:r>
      <w:r w:rsidR="004A3089" w:rsidRPr="00975C28">
        <w:rPr>
          <w:rFonts w:ascii="Times New Roman" w:hAnsi="Times New Roman" w:cs="Times New Roman"/>
        </w:rPr>
        <w:t>.</w:t>
      </w:r>
      <w:bookmarkEnd w:id="20"/>
    </w:p>
    <w:tbl>
      <w:tblPr>
        <w:tblStyle w:val="a3"/>
        <w:tblW w:w="0" w:type="auto"/>
        <w:tblInd w:w="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4"/>
        <w:gridCol w:w="1374"/>
        <w:gridCol w:w="1374"/>
        <w:gridCol w:w="1374"/>
        <w:gridCol w:w="1374"/>
      </w:tblGrid>
      <w:tr w:rsidR="0057572F" w14:paraId="01A78A85" w14:textId="77777777" w:rsidTr="0057572F">
        <w:trPr>
          <w:trHeight w:val="613"/>
        </w:trPr>
        <w:tc>
          <w:tcPr>
            <w:tcW w:w="6870" w:type="dxa"/>
            <w:gridSpan w:val="5"/>
          </w:tcPr>
          <w:bookmarkEnd w:id="21"/>
          <w:p w14:paraId="458E5D8B" w14:textId="3D6D4416" w:rsidR="0057572F" w:rsidRPr="0057572F" w:rsidRDefault="0057572F" w:rsidP="0057572F">
            <w:pPr>
              <w:spacing w:line="480" w:lineRule="auto"/>
              <w:rPr>
                <w:rFonts w:ascii="Times New Roman" w:eastAsia="等线" w:hAnsi="Times New Roman" w:cs="Times New Roman"/>
                <w:b/>
                <w:bCs/>
              </w:rPr>
            </w:pPr>
            <w:r w:rsidRPr="0057572F">
              <w:rPr>
                <w:rFonts w:ascii="Times New Roman" w:hAnsi="Times New Roman" w:cs="Times New Roman"/>
                <w:b/>
                <w:bCs/>
              </w:rPr>
              <w:t xml:space="preserve">Table </w:t>
            </w:r>
            <w:r w:rsidRPr="0057572F">
              <w:rPr>
                <w:rFonts w:ascii="Times New Roman" w:hAnsi="Times New Roman" w:cs="Times New Roman" w:hint="eastAsia"/>
                <w:b/>
                <w:bCs/>
              </w:rPr>
              <w:t>3</w:t>
            </w:r>
          </w:p>
        </w:tc>
      </w:tr>
      <w:tr w:rsidR="0057572F" w14:paraId="4038B133" w14:textId="77777777" w:rsidTr="0057572F">
        <w:trPr>
          <w:trHeight w:val="613"/>
        </w:trPr>
        <w:tc>
          <w:tcPr>
            <w:tcW w:w="6870" w:type="dxa"/>
            <w:gridSpan w:val="5"/>
            <w:tcBorders>
              <w:bottom w:val="single" w:sz="12" w:space="0" w:color="auto"/>
            </w:tcBorders>
          </w:tcPr>
          <w:p w14:paraId="1E6C6A5A" w14:textId="51EAC8BE" w:rsidR="0057572F" w:rsidRPr="0057572F" w:rsidRDefault="0057572F" w:rsidP="0057572F">
            <w:pPr>
              <w:autoSpaceDE w:val="0"/>
              <w:autoSpaceDN w:val="0"/>
              <w:adjustRightInd w:val="0"/>
              <w:spacing w:line="480" w:lineRule="auto"/>
              <w:rPr>
                <w:rFonts w:ascii="Times New Roman" w:hAnsi="Times New Roman" w:cs="Times New Roman"/>
                <w:i/>
                <w:iCs/>
              </w:rPr>
            </w:pPr>
            <w:r w:rsidRPr="0057572F">
              <w:rPr>
                <w:rFonts w:ascii="Times New Roman" w:hAnsi="Times New Roman" w:cs="Times New Roman"/>
                <w:i/>
                <w:iCs/>
              </w:rPr>
              <w:t xml:space="preserve">The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sidRPr="0057572F">
              <w:rPr>
                <w:rFonts w:ascii="Times New Roman" w:hAnsi="Times New Roman" w:cs="Times New Roman"/>
                <w:i/>
                <w:iCs/>
              </w:rPr>
              <w:t xml:space="preserve"> for HD.</w:t>
            </w:r>
          </w:p>
        </w:tc>
      </w:tr>
      <w:tr w:rsidR="005E2DDC" w14:paraId="22963496" w14:textId="1F21F574" w:rsidTr="0057572F">
        <w:trPr>
          <w:trHeight w:val="613"/>
        </w:trPr>
        <w:tc>
          <w:tcPr>
            <w:tcW w:w="1374" w:type="dxa"/>
            <w:tcBorders>
              <w:top w:val="single" w:sz="12" w:space="0" w:color="auto"/>
              <w:bottom w:val="single" w:sz="6" w:space="0" w:color="auto"/>
            </w:tcBorders>
          </w:tcPr>
          <w:p w14:paraId="68D8FFC9" w14:textId="77777777" w:rsidR="005E2DDC" w:rsidRDefault="005E2DDC" w:rsidP="0057572F">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1374" w:type="dxa"/>
            <w:tcBorders>
              <w:top w:val="single" w:sz="6" w:space="0" w:color="auto"/>
              <w:bottom w:val="single" w:sz="6" w:space="0" w:color="auto"/>
            </w:tcBorders>
          </w:tcPr>
          <w:p w14:paraId="07E79935" w14:textId="4A460114" w:rsidR="005E2DDC" w:rsidRDefault="005E2DDC" w:rsidP="0057572F">
            <w:pPr>
              <w:spacing w:line="480" w:lineRule="auto"/>
              <w:jc w:val="center"/>
              <w:rPr>
                <w:rFonts w:ascii="Times New Roman" w:eastAsia="等线" w:hAnsi="Times New Roman" w:cs="Times New Roman"/>
              </w:rPr>
            </w:pPr>
            <m:oMathPara>
              <m:oMath>
                <m:r>
                  <w:rPr>
                    <w:rFonts w:ascii="Cambria Math" w:eastAsia="等线" w:hAnsi="Cambria Math" w:cs="Times New Roman"/>
                  </w:rPr>
                  <m:t>a</m:t>
                </m:r>
              </m:oMath>
            </m:oMathPara>
          </w:p>
        </w:tc>
        <w:tc>
          <w:tcPr>
            <w:tcW w:w="1374" w:type="dxa"/>
            <w:tcBorders>
              <w:top w:val="single" w:sz="6" w:space="0" w:color="auto"/>
              <w:bottom w:val="single" w:sz="6" w:space="0" w:color="auto"/>
            </w:tcBorders>
          </w:tcPr>
          <w:p w14:paraId="6CBD9AA5" w14:textId="550DA7B4" w:rsidR="005E2DDC" w:rsidRDefault="005E2DDC" w:rsidP="0057572F">
            <w:pPr>
              <w:spacing w:line="480" w:lineRule="auto"/>
              <w:jc w:val="center"/>
              <w:rPr>
                <w:rFonts w:ascii="Times New Roman" w:eastAsia="等线" w:hAnsi="Times New Roman" w:cs="Times New Roman"/>
              </w:rPr>
            </w:pPr>
            <m:oMathPara>
              <m:oMath>
                <m:r>
                  <w:rPr>
                    <w:rFonts w:ascii="Cambria Math" w:hAnsi="Cambria Math" w:cs="Times New Roman"/>
                  </w:rPr>
                  <m:t>logh</m:t>
                </m:r>
              </m:oMath>
            </m:oMathPara>
          </w:p>
        </w:tc>
        <w:tc>
          <w:tcPr>
            <w:tcW w:w="1374" w:type="dxa"/>
            <w:tcBorders>
              <w:top w:val="single" w:sz="6" w:space="0" w:color="auto"/>
              <w:bottom w:val="single" w:sz="6" w:space="0" w:color="auto"/>
            </w:tcBorders>
          </w:tcPr>
          <w:p w14:paraId="1AFFCC82" w14:textId="3BF90512" w:rsidR="005E2DDC" w:rsidRDefault="005E2DDC" w:rsidP="0057572F">
            <w:pPr>
              <w:spacing w:line="480" w:lineRule="auto"/>
              <w:jc w:val="center"/>
              <w:rPr>
                <w:rFonts w:ascii="Times New Roman" w:eastAsia="等线" w:hAnsi="Times New Roman" w:cs="Times New Roman"/>
              </w:rPr>
            </w:pPr>
            <m:oMathPara>
              <m:oMath>
                <m:r>
                  <w:rPr>
                    <w:rFonts w:ascii="Cambria Math" w:hAnsi="Cambria Math" w:cs="Times New Roman"/>
                  </w:rPr>
                  <m:t>i</m:t>
                </m:r>
              </m:oMath>
            </m:oMathPara>
          </w:p>
        </w:tc>
        <w:tc>
          <w:tcPr>
            <w:tcW w:w="1374" w:type="dxa"/>
            <w:tcBorders>
              <w:top w:val="single" w:sz="6" w:space="0" w:color="auto"/>
              <w:bottom w:val="single" w:sz="6" w:space="0" w:color="auto"/>
            </w:tcBorders>
          </w:tcPr>
          <w:p w14:paraId="74D22EF7" w14:textId="72AA4ED6" w:rsidR="005E2DDC" w:rsidRDefault="005E2DDC" w:rsidP="0057572F">
            <w:pPr>
              <w:spacing w:line="480" w:lineRule="auto"/>
              <w:jc w:val="center"/>
              <w:rPr>
                <w:rFonts w:ascii="Times New Roman" w:eastAsia="等线" w:hAnsi="Times New Roman" w:cs="Times New Roman"/>
              </w:rPr>
            </w:pPr>
            <m:oMathPara>
              <m:oMath>
                <m:r>
                  <w:rPr>
                    <w:rFonts w:ascii="Cambria Math" w:hAnsi="Cambria Math" w:cs="Times New Roman"/>
                  </w:rPr>
                  <m:t>s</m:t>
                </m:r>
              </m:oMath>
            </m:oMathPara>
          </w:p>
        </w:tc>
      </w:tr>
      <w:tr w:rsidR="005E2DDC" w14:paraId="4DAC25D2" w14:textId="3E60B30A" w:rsidTr="0057572F">
        <w:trPr>
          <w:trHeight w:val="613"/>
        </w:trPr>
        <w:tc>
          <w:tcPr>
            <w:tcW w:w="1374" w:type="dxa"/>
            <w:tcBorders>
              <w:top w:val="single" w:sz="6" w:space="0" w:color="auto"/>
            </w:tcBorders>
          </w:tcPr>
          <w:p w14:paraId="776C2B37" w14:textId="77777777" w:rsidR="005E2DDC" w:rsidRDefault="005E2DDC" w:rsidP="0057572F">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1374" w:type="dxa"/>
            <w:tcBorders>
              <w:top w:val="single" w:sz="6" w:space="0" w:color="auto"/>
            </w:tcBorders>
          </w:tcPr>
          <w:p w14:paraId="5AD220D6" w14:textId="2CCD3BA5"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0.61</w:t>
            </w:r>
          </w:p>
        </w:tc>
        <w:tc>
          <w:tcPr>
            <w:tcW w:w="1374" w:type="dxa"/>
            <w:tcBorders>
              <w:top w:val="single" w:sz="6" w:space="0" w:color="auto"/>
            </w:tcBorders>
          </w:tcPr>
          <w:p w14:paraId="50A87392" w14:textId="6120F4E5"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-3.54</w:t>
            </w:r>
          </w:p>
        </w:tc>
        <w:tc>
          <w:tcPr>
            <w:tcW w:w="1374" w:type="dxa"/>
            <w:tcBorders>
              <w:top w:val="single" w:sz="6" w:space="0" w:color="auto"/>
            </w:tcBorders>
          </w:tcPr>
          <w:p w14:paraId="019A9977" w14:textId="2797D74F"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48.87</w:t>
            </w:r>
          </w:p>
        </w:tc>
        <w:tc>
          <w:tcPr>
            <w:tcW w:w="1374" w:type="dxa"/>
            <w:tcBorders>
              <w:top w:val="single" w:sz="6" w:space="0" w:color="auto"/>
            </w:tcBorders>
          </w:tcPr>
          <w:p w14:paraId="1EC16379" w14:textId="6457D31A"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0.24</w:t>
            </w:r>
          </w:p>
        </w:tc>
      </w:tr>
      <w:tr w:rsidR="005E2DDC" w:rsidRPr="00975C28" w14:paraId="4A151B45" w14:textId="7C11CE74" w:rsidTr="0057572F">
        <w:trPr>
          <w:trHeight w:val="613"/>
        </w:trPr>
        <w:tc>
          <w:tcPr>
            <w:tcW w:w="1374" w:type="dxa"/>
          </w:tcPr>
          <w:p w14:paraId="6033C9A5" w14:textId="77777777" w:rsidR="005E2DDC" w:rsidRDefault="003B17D6" w:rsidP="0057572F">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374" w:type="dxa"/>
          </w:tcPr>
          <w:p w14:paraId="772AF6B4" w14:textId="5CF9F49E"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0.03</w:t>
            </w:r>
          </w:p>
        </w:tc>
        <w:tc>
          <w:tcPr>
            <w:tcW w:w="1374" w:type="dxa"/>
          </w:tcPr>
          <w:p w14:paraId="1D0D00DA" w14:textId="2EB19E35"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0.18</w:t>
            </w:r>
          </w:p>
        </w:tc>
        <w:tc>
          <w:tcPr>
            <w:tcW w:w="1374" w:type="dxa"/>
          </w:tcPr>
          <w:p w14:paraId="0A815206" w14:textId="753DC952"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2.4</w:t>
            </w:r>
          </w:p>
        </w:tc>
        <w:tc>
          <w:tcPr>
            <w:tcW w:w="1374" w:type="dxa"/>
          </w:tcPr>
          <w:p w14:paraId="522A2C81" w14:textId="1DE033C5"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0.012</w:t>
            </w:r>
          </w:p>
        </w:tc>
      </w:tr>
      <w:tr w:rsidR="005E2DDC" w:rsidRPr="00975C28" w14:paraId="0CC2936B" w14:textId="36FA2E26" w:rsidTr="0057572F">
        <w:trPr>
          <w:trHeight w:val="613"/>
        </w:trPr>
        <w:tc>
          <w:tcPr>
            <w:tcW w:w="1374" w:type="dxa"/>
          </w:tcPr>
          <w:p w14:paraId="26C414E3" w14:textId="77777777" w:rsidR="005E2DDC" w:rsidRDefault="003B17D6" w:rsidP="0057572F">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374" w:type="dxa"/>
          </w:tcPr>
          <w:p w14:paraId="35D383C3" w14:textId="6B3A8226"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0.061</w:t>
            </w:r>
          </w:p>
        </w:tc>
        <w:tc>
          <w:tcPr>
            <w:tcW w:w="1374" w:type="dxa"/>
          </w:tcPr>
          <w:p w14:paraId="20EA05B7" w14:textId="6DBBDFEB"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0.35</w:t>
            </w:r>
          </w:p>
        </w:tc>
        <w:tc>
          <w:tcPr>
            <w:tcW w:w="1374" w:type="dxa"/>
          </w:tcPr>
          <w:p w14:paraId="5CA1D176" w14:textId="146BAF92"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4.9</w:t>
            </w:r>
          </w:p>
        </w:tc>
        <w:tc>
          <w:tcPr>
            <w:tcW w:w="1374" w:type="dxa"/>
          </w:tcPr>
          <w:p w14:paraId="36C9471D" w14:textId="57AD511C"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0.024</w:t>
            </w:r>
          </w:p>
        </w:tc>
      </w:tr>
      <w:tr w:rsidR="005E2DDC" w:rsidRPr="00975C28" w14:paraId="38476C97" w14:textId="62B9FF2C" w:rsidTr="0057572F">
        <w:trPr>
          <w:trHeight w:val="613"/>
        </w:trPr>
        <w:tc>
          <w:tcPr>
            <w:tcW w:w="1374" w:type="dxa"/>
          </w:tcPr>
          <w:p w14:paraId="1F9E33E9" w14:textId="77777777" w:rsidR="005E2DDC" w:rsidRDefault="003B17D6" w:rsidP="0057572F">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374" w:type="dxa"/>
          </w:tcPr>
          <w:p w14:paraId="5FD5EA87" w14:textId="5AABF835"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0.33</w:t>
            </w:r>
          </w:p>
        </w:tc>
        <w:tc>
          <w:tcPr>
            <w:tcW w:w="1374" w:type="dxa"/>
          </w:tcPr>
          <w:p w14:paraId="49BEAB48" w14:textId="03F9C117"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2</w:t>
            </w:r>
          </w:p>
        </w:tc>
        <w:tc>
          <w:tcPr>
            <w:tcW w:w="1374" w:type="dxa"/>
          </w:tcPr>
          <w:p w14:paraId="22AD7594" w14:textId="44747013"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25.8</w:t>
            </w:r>
          </w:p>
        </w:tc>
        <w:tc>
          <w:tcPr>
            <w:tcW w:w="1374" w:type="dxa"/>
          </w:tcPr>
          <w:p w14:paraId="147F1A72" w14:textId="3E9B83A5"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0.13</w:t>
            </w:r>
          </w:p>
        </w:tc>
      </w:tr>
      <w:tr w:rsidR="005E2DDC" w:rsidRPr="00975C28" w14:paraId="647DCCB8" w14:textId="6B264A9F" w:rsidTr="0057572F">
        <w:trPr>
          <w:trHeight w:val="613"/>
        </w:trPr>
        <w:tc>
          <w:tcPr>
            <w:tcW w:w="1374" w:type="dxa"/>
            <w:tcBorders>
              <w:bottom w:val="single" w:sz="12" w:space="0" w:color="auto"/>
            </w:tcBorders>
          </w:tcPr>
          <w:p w14:paraId="271DB127" w14:textId="77777777" w:rsidR="005E2DDC" w:rsidRDefault="003B17D6" w:rsidP="0057572F">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374" w:type="dxa"/>
            <w:tcBorders>
              <w:bottom w:val="single" w:sz="12" w:space="0" w:color="auto"/>
            </w:tcBorders>
          </w:tcPr>
          <w:p w14:paraId="24E6EAFD" w14:textId="7B53FCDA"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1000</w:t>
            </w:r>
          </w:p>
        </w:tc>
        <w:tc>
          <w:tcPr>
            <w:tcW w:w="1374" w:type="dxa"/>
            <w:tcBorders>
              <w:bottom w:val="single" w:sz="12" w:space="0" w:color="auto"/>
            </w:tcBorders>
          </w:tcPr>
          <w:p w14:paraId="368F4F8F" w14:textId="4BB1739C"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4.7</w:t>
            </w:r>
          </w:p>
        </w:tc>
        <w:tc>
          <w:tcPr>
            <w:tcW w:w="1374" w:type="dxa"/>
            <w:tcBorders>
              <w:bottom w:val="single" w:sz="12" w:space="0" w:color="auto"/>
            </w:tcBorders>
          </w:tcPr>
          <w:p w14:paraId="3C9C4973" w14:textId="1FE7A32D"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65.9</w:t>
            </w:r>
          </w:p>
        </w:tc>
        <w:tc>
          <w:tcPr>
            <w:tcW w:w="1374" w:type="dxa"/>
            <w:tcBorders>
              <w:bottom w:val="single" w:sz="12" w:space="0" w:color="auto"/>
            </w:tcBorders>
          </w:tcPr>
          <w:p w14:paraId="3709B358" w14:textId="0B0665F3"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0.33</w:t>
            </w:r>
          </w:p>
        </w:tc>
      </w:tr>
    </w:tbl>
    <w:p w14:paraId="1EE0807E" w14:textId="0923D5A4" w:rsidR="00861AD3" w:rsidRPr="00861AD3" w:rsidRDefault="00861AD3" w:rsidP="00861AD3">
      <w:pPr>
        <w:spacing w:line="480" w:lineRule="auto"/>
        <w:rPr>
          <w:rFonts w:ascii="Times New Roman" w:hAnsi="Times New Roman" w:cs="Times New Roman"/>
        </w:rPr>
      </w:pPr>
      <w:r>
        <w:rPr>
          <w:rFonts w:ascii="Times New Roman" w:hAnsi="Times New Roman" w:cs="Times New Roman" w:hint="eastAsia"/>
          <w:i/>
          <w:iCs/>
        </w:rPr>
        <w:t>N</w:t>
      </w:r>
      <w:r>
        <w:rPr>
          <w:rFonts w:ascii="Times New Roman" w:hAnsi="Times New Roman" w:cs="Times New Roman"/>
          <w:i/>
          <w:iCs/>
        </w:rPr>
        <w:t xml:space="preserve">ote. </w:t>
      </w:r>
      <m:oMath>
        <m:r>
          <w:rPr>
            <w:rFonts w:ascii="Cambria Math" w:hAnsi="Cambria Math" w:cs="Times New Roman"/>
          </w:rPr>
          <m:t>a</m:t>
        </m:r>
      </m:oMath>
      <w:r>
        <w:rPr>
          <w:rFonts w:ascii="Times New Roman" w:hAnsi="Times New Roman" w:cs="Times New Roman"/>
        </w:rPr>
        <w:t xml:space="preserve"> were restricted in </w:t>
      </w:r>
      <m:oMath>
        <m:r>
          <w:rPr>
            <w:rFonts w:ascii="Cambria Math" w:hAnsi="Cambria Math" w:cs="Times New Roman"/>
          </w:rPr>
          <m:t>(0,2)</m:t>
        </m:r>
      </m:oMath>
      <w:r>
        <w:rPr>
          <w:rFonts w:ascii="Times New Roman" w:hAnsi="Times New Roman" w:cs="Times New Roman" w:hint="eastAsia"/>
        </w:rPr>
        <w:t>,</w:t>
      </w:r>
      <w:r>
        <w:rPr>
          <w:rFonts w:ascii="Times New Roman" w:hAnsi="Times New Roman" w:cs="Times New Roman"/>
        </w:rPr>
        <w:t xml:space="preserve"> so its standard deviations cannot reach </w:t>
      </w:r>
      <m:oMath>
        <m:r>
          <w:rPr>
            <w:rFonts w:ascii="Cambria Math" w:hAnsi="Cambria Math" w:cs="Times New Roman"/>
          </w:rPr>
          <m:t>1⋅μ</m:t>
        </m:r>
      </m:oMath>
      <w:r>
        <w:rPr>
          <w:rFonts w:ascii="Times New Roman" w:hAnsi="Times New Roman" w:cs="Times New Roman"/>
        </w:rPr>
        <w:t xml:space="preserve">. The uniform distribution </w:t>
      </w:r>
      <m:oMath>
        <m:r>
          <w:rPr>
            <w:rFonts w:ascii="Cambria Math" w:hAnsi="Cambria Math" w:cs="Times New Roman"/>
          </w:rPr>
          <m:t>U(0,2)</m:t>
        </m:r>
      </m:oMath>
      <w:r>
        <w:rPr>
          <w:rFonts w:ascii="Times New Roman" w:hAnsi="Times New Roman" w:cs="Times New Roman" w:hint="eastAsia"/>
        </w:rPr>
        <w:t xml:space="preserve"> </w:t>
      </w:r>
      <w:r>
        <w:rPr>
          <w:rFonts w:ascii="Times New Roman" w:hAnsi="Times New Roman" w:cs="Times New Roman"/>
        </w:rPr>
        <w:t xml:space="preserve">was approximated by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0,1000</m:t>
            </m:r>
          </m:e>
        </m:d>
        <m:r>
          <w:rPr>
            <w:rFonts w:ascii="Cambria Math" w:hAnsi="Cambria Math" w:cs="Times New Roman"/>
          </w:rPr>
          <m:t>T(0,2)</m:t>
        </m:r>
      </m:oMath>
      <w:r>
        <w:rPr>
          <w:rFonts w:ascii="Times New Roman" w:hAnsi="Times New Roman" w:cs="Times New Roman" w:hint="eastAsia"/>
        </w:rPr>
        <w:t>.</w:t>
      </w:r>
    </w:p>
    <w:p w14:paraId="453EFACE" w14:textId="7574D1A0" w:rsidR="00880292" w:rsidRPr="005614D0" w:rsidRDefault="00880292" w:rsidP="00A775C9">
      <w:pPr>
        <w:pStyle w:val="3"/>
        <w:rPr>
          <w:rFonts w:ascii="Times New Roman" w:hAnsi="Times New Roman" w:cs="Times New Roman"/>
          <w:sz w:val="24"/>
          <w:szCs w:val="24"/>
        </w:rPr>
      </w:pPr>
      <w:r w:rsidRPr="005614D0">
        <w:rPr>
          <w:rFonts w:ascii="Times New Roman" w:hAnsi="Times New Roman" w:cs="Times New Roman"/>
          <w:i/>
          <w:iCs/>
          <w:sz w:val="24"/>
          <w:szCs w:val="24"/>
        </w:rPr>
        <w:t>MHD model</w:t>
      </w:r>
      <w:r w:rsidRPr="005614D0">
        <w:rPr>
          <w:rFonts w:ascii="Times New Roman" w:hAnsi="Times New Roman" w:cs="Times New Roman"/>
          <w:sz w:val="24"/>
          <w:szCs w:val="24"/>
        </w:rPr>
        <w:t xml:space="preserve"> </w:t>
      </w:r>
      <w:r w:rsidRPr="005614D0">
        <w:rPr>
          <w:rFonts w:ascii="Times New Roman" w:hAnsi="Times New Roman" w:cs="Times New Roman"/>
          <w:sz w:val="24"/>
          <w:szCs w:val="24"/>
        </w:rPr>
        <w:fldChar w:fldCharType="begin"/>
      </w:r>
      <w:r w:rsidR="0023359C" w:rsidRPr="005614D0">
        <w:rPr>
          <w:rFonts w:ascii="Times New Roman" w:hAnsi="Times New Roman" w:cs="Times New Roman"/>
          <w:sz w:val="24"/>
          <w:szCs w:val="24"/>
        </w:rPr>
        <w:instrText xml:space="preserve"> ADDIN ZOTERO_ITEM CSL_CITATION {"citationID":"MgioBwmW","properties":{"formattedCitation":"(Vanderveldt et al., 2015)","plainCitation":"(Vanderveldt et al., 2015)","noteIndex":0},"citationItems":[{"id":24716,"uris":["http://zotero.org/users/5418352/items/8KC8VA9V"],"uri":["http://zotero.org/users/5418352/items/8KC8VA9V"],"itemData":{"id":24716,"type":"article-journal","abstract":"The value of an outcome is affected both by the delay until its receipt (delay discounting) and by the likelihood of its receipt (probability discounting). Despite being well-described by the same hyperboloid function, delay and probability discounting involve fundamentally different processes, as revealed, for example, by the differential effects of reward amount. Previous research has focused on the discounting of delayed and probabilistic rewards separately, with little research examining more complex situations in which rewards are both delayed and probabilistic. In two experiments, participants made choices between smaller rewards that were both immediate and certain and larger rewards that were both delayed and probabilistic. Analyses revealed significant interactions between delay and probability factors inconsistent with an additive model. In contrast, a hyperboloid discounting model in which delay and probability were combined multiplicatively provided an excellent fit to the data. These results suggest that the hyperboloid is a good descriptor of decision making in complicated monetary choice situations like those people encounter in everyday life.","container-title":"Journal of experimental psychology. Learning, memory, and cognition","DOI":"10.1037/xlm0000029","ISSN":"0278-7393","issue":"1","journalAbbreviation":"J Exp Psychol Learn Mem Cogn","note":"tex.ids= vanderveldtDiscountingMonetaryRewards2015, vanderveldtDiscountingMonetaryRewards2015a\nPMCID: PMC4268098\nPMID: 24933696","page":"148-162","source":"PubMed Central","title":"Discounting of Monetary Rewards that are Both Delayed and Probabilistic: Delay and Probability Combine Multiplicatively, not Additively","title-short":"Discounting of Monetary Rewards that are Both Delayed and Probabilistic","volume":"41","author":[{"family":"Vanderveldt","given":"Ariana"},{"family":"Green","given":"Leonard"},{"family":"Myerson","given":"Joel"}],"issued":{"date-parts":[["2015",1]]},"citation-key":"vanderveldtDiscountingMonetaryRewards2015"}}],"schema":"https://github.com/citation-style-language/schema/raw/master/csl-citation.json"} </w:instrText>
      </w:r>
      <w:r w:rsidRPr="005614D0">
        <w:rPr>
          <w:rFonts w:ascii="Times New Roman" w:hAnsi="Times New Roman" w:cs="Times New Roman"/>
          <w:sz w:val="24"/>
          <w:szCs w:val="24"/>
        </w:rPr>
        <w:fldChar w:fldCharType="separate"/>
      </w:r>
      <w:r w:rsidRPr="005614D0">
        <w:rPr>
          <w:rFonts w:ascii="Times New Roman" w:hAnsi="Times New Roman" w:cs="Times New Roman"/>
          <w:sz w:val="24"/>
          <w:szCs w:val="24"/>
        </w:rPr>
        <w:t>(Vanderveldt et al., 2015)</w:t>
      </w:r>
      <w:r w:rsidRPr="005614D0">
        <w:rPr>
          <w:rFonts w:ascii="Times New Roman" w:hAnsi="Times New Roman" w:cs="Times New Roman"/>
          <w:sz w:val="24"/>
          <w:szCs w:val="24"/>
        </w:rPr>
        <w:fldChar w:fldCharType="end"/>
      </w:r>
    </w:p>
    <w:p w14:paraId="019962BD" w14:textId="746D8EC0" w:rsidR="00BD4E05" w:rsidRPr="00BD4E05" w:rsidRDefault="003B17D6"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r>
                <m:rPr>
                  <m:sty m:val="bi"/>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3FF235BF" w14:textId="4A04C2B1" w:rsidR="00BD4E05" w:rsidRPr="00BD4E05" w:rsidRDefault="003B17D6"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r>
                            <w:rPr>
                              <w:rFonts w:ascii="Cambria Math" w:hAnsi="Cambria Math" w:cs="Times New Roman"/>
                            </w:rPr>
                            <m:t>t</m:t>
                          </m:r>
                        </m:e>
                      </m:d>
                    </m:e>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d</m:t>
                          </m:r>
                        </m:sub>
                      </m:sSub>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3B61A289" w14:textId="2BA53803" w:rsidR="00BD4E05" w:rsidRPr="00BD4E05" w:rsidRDefault="003B17D6"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w</m:t>
              </m:r>
              <m:d>
                <m:dPr>
                  <m:ctrlPr>
                    <w:rPr>
                      <w:rFonts w:ascii="Cambria Math" w:hAnsi="Cambria Math" w:cs="Times New Roman"/>
                      <w:i/>
                    </w:rPr>
                  </m:ctrlPr>
                </m:dPr>
                <m:e>
                  <m:r>
                    <w:rPr>
                      <w:rFonts w:ascii="Cambria Math" w:hAnsi="Cambria Math" w:cs="Times New Roman"/>
                    </w:rPr>
                    <m:t>p;x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θ</m:t>
                          </m:r>
                        </m:e>
                      </m:d>
                    </m:e>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m:t>
                          </m:r>
                        </m:sup>
                      </m:sSup>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A5060FF" w14:textId="39515195" w:rsidR="002A3B46" w:rsidRPr="002A3B46" w:rsidRDefault="00376673" w:rsidP="002A3B46">
      <w:pPr>
        <w:spacing w:line="480" w:lineRule="auto"/>
        <w:jc w:val="both"/>
        <w:rPr>
          <w:rFonts w:ascii="Times New Roman" w:hAnsi="Times New Roman" w:cs="Times New Roman"/>
        </w:rPr>
      </w:pPr>
      <w:r>
        <w:rPr>
          <w:rFonts w:ascii="Times New Roman" w:hAnsi="Times New Roman" w:cs="Times New Roman"/>
        </w:rPr>
        <w:tab/>
      </w:r>
      <w:r w:rsidR="002A3B46">
        <w:rPr>
          <w:rFonts w:ascii="Times New Roman" w:hAnsi="Times New Roman" w:cs="Times New Roman"/>
        </w:rPr>
        <w:t xml:space="preserve">All </w:t>
      </w:r>
      <w:r w:rsidR="002A3B46" w:rsidRPr="00975C28">
        <w:rPr>
          <w:rFonts w:ascii="Times New Roman" w:hAnsi="Times New Roman" w:cs="Times New Roman"/>
        </w:rPr>
        <w:t xml:space="preserve">parameters </w:t>
      </w:r>
      <w:r w:rsidR="002A3B46">
        <w:rPr>
          <w:rFonts w:ascii="Times New Roman" w:hAnsi="Times New Roman" w:cs="Times New Roman"/>
        </w:rPr>
        <w:t>are</w:t>
      </w:r>
      <w:r w:rsidR="002A3B46" w:rsidRPr="00975C28">
        <w:rPr>
          <w:rFonts w:ascii="Times New Roman" w:hAnsi="Times New Roman" w:cs="Times New Roman"/>
        </w:rPr>
        <w:t xml:space="preserve"> positive</w:t>
      </w:r>
      <w:r w:rsidR="002A3B46">
        <w:rPr>
          <w:rFonts w:ascii="Times New Roman" w:hAnsi="Times New Roman" w:cs="Times New Roman"/>
        </w:rPr>
        <w:t xml:space="preserve"> according to the</w:t>
      </w:r>
      <w:r w:rsidR="002A3B46" w:rsidRPr="00975C28">
        <w:rPr>
          <w:rFonts w:ascii="Times New Roman" w:hAnsi="Times New Roman" w:cs="Times New Roman"/>
        </w:rPr>
        <w:t xml:space="preserve"> logic and theory</w:t>
      </w:r>
      <w:r w:rsidR="002A3B46">
        <w:rPr>
          <w:rFonts w:ascii="Times New Roman" w:hAnsi="Times New Roman" w:cs="Times New Roman"/>
        </w:rPr>
        <w:t xml:space="preserve">. </w:t>
      </w:r>
    </w:p>
    <w:p w14:paraId="51DB388F" w14:textId="497CF914" w:rsidR="00DD645B" w:rsidRDefault="00880292" w:rsidP="00124E98">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t xml:space="preserve">The prior of </w:t>
      </w:r>
      <m:oMath>
        <m:r>
          <w:rPr>
            <w:rFonts w:ascii="Cambria Math" w:hAnsi="Cambria Math" w:cs="Times New Roman"/>
          </w:rPr>
          <m:t>α</m:t>
        </m:r>
      </m:oMath>
      <w:r w:rsidRPr="00975C28">
        <w:rPr>
          <w:rFonts w:ascii="Times New Roman" w:hAnsi="Times New Roman" w:cs="Times New Roman"/>
        </w:rPr>
        <w:t xml:space="preserve"> was set the same to that of HD.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oMath>
      <w:r w:rsidRPr="00975C28">
        <w:rPr>
          <w:rFonts w:ascii="Times New Roman" w:hAnsi="Times New Roman" w:cs="Times New Roman"/>
          <w:i/>
          <w:iCs/>
        </w:rPr>
        <w:t xml:space="preserve"> </w:t>
      </w:r>
      <w:r w:rsidRPr="00975C28">
        <w:rPr>
          <w:rFonts w:ascii="Times New Roman" w:hAnsi="Times New Roman" w:cs="Times New Roman"/>
        </w:rPr>
        <w:t>measures discounting as a function of delay and odds against receiving the outcome respectively</w:t>
      </w:r>
      <w:r w:rsidR="005C5ECB" w:rsidRPr="00975C28">
        <w:rPr>
          <w:rFonts w:ascii="Times New Roman" w:hAnsi="Times New Roman" w:cs="Times New Roman"/>
        </w:rPr>
        <w:t xml:space="preserve"> and were </w:t>
      </w:r>
      <w:r w:rsidR="005C5ECB" w:rsidRPr="00975C28">
        <w:rPr>
          <w:rFonts w:ascii="Times New Roman" w:hAnsi="Times New Roman" w:cs="Times New Roman"/>
        </w:rPr>
        <w:lastRenderedPageBreak/>
        <w:t>assumed distributed lognormally</w:t>
      </w:r>
      <w:r w:rsidRPr="00975C28">
        <w:rPr>
          <w:rFonts w:ascii="Times New Roman" w:hAnsi="Times New Roman" w:cs="Times New Roman"/>
        </w:rPr>
        <w:t>. In</w:t>
      </w:r>
      <w:r w:rsidR="0002322B" w:rsidRPr="00975C28">
        <w:rPr>
          <w:rFonts w:ascii="Times New Roman" w:hAnsi="Times New Roman" w:cs="Times New Roman"/>
        </w:rPr>
        <w:t xml:space="preserve"> </w:t>
      </w:r>
      <w:r w:rsidR="0002322B"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{"citationID":"su54Lplf","properties":{"formattedCitation":"(Vanderveldt et al., 2015)","plainCitation":"(Vanderveldt et al., 2015)","dontUpdate":true,"noteIndex":0},"citationItems":[{"id":24716,"uris":["http://zotero.org/users/5418352/items/8KC8VA9V"],"uri":["http://zotero.org/users/5418352/items/8KC8VA9V"],"itemData":{"id":24716,"type":"article-journal","abstract":"The value of an outcome is affected both by the delay until its receipt (delay discounting) and by the likelihood of its receipt (probability discounting). Despite being well-described by the same hyperboloid function, delay and probability discounting involve fundamentally different processes, as revealed, for example, by the differential effects of reward amount. Previous research has focused on the discounting of delayed and probabilistic rewards separately, with little research examining more complex situations in which rewards are both delayed and probabilistic. In two experiments, participants made choices between smaller rewards that were both immediate and certain and larger rewards that were both delayed and probabilistic. Analyses revealed significant interactions between delay and probability factors inconsistent with an additive model. In contrast, a hyperboloid discounting model in which delay and probability were combined multiplicatively provided an excellent fit to the data. These results suggest that the hyperboloid is a good descriptor of decision making in complicated monetary choice situations like those people encounter in everyday life.","container-title":"Journal of experimental psychology. Learning, memory, and cognition","DOI":"10.1037/xlm0000029","ISSN":"0278-7393","issue":"1","journalAbbreviation":"J Exp Psychol Learn Mem Cogn","note":"tex.ids= vanderveldtDiscountingMonetaryRewards2015, vanderveldtDiscountingMonetaryRewards2015a\nPMCID: PMC4268098\nPMID: 24933696","page":"148-162","source":"PubMed Central","title":"Discounting of Monetary Rewards that are Both Delayed and Probabilistic: Delay and Probability Combine Multiplicatively, not Additively","title-short":"Discounting of Monetary Rewards that are Both Delayed and Probabilistic","volume":"41","author":[{"family":"Vanderveldt","given":"Ariana"},{"family":"Green","given":"Leonard"},{"family":"Myerson","given":"Joel"}],"issued":{"date-parts":[["2015",1]]},"citation-key":"vanderveldtDiscountingMonetaryRewards2015"}}],"schema":"https://github.com/citation-style-language/schema/raw/master/csl-citation.json"} </w:instrText>
      </w:r>
      <w:r w:rsidR="0002322B" w:rsidRPr="00975C28">
        <w:rPr>
          <w:rFonts w:ascii="Times New Roman" w:hAnsi="Times New Roman" w:cs="Times New Roman"/>
        </w:rPr>
        <w:fldChar w:fldCharType="separate"/>
      </w:r>
      <w:r w:rsidR="0002322B" w:rsidRPr="00975C28">
        <w:rPr>
          <w:rFonts w:ascii="Times New Roman" w:hAnsi="Times New Roman" w:cs="Times New Roman"/>
        </w:rPr>
        <w:t xml:space="preserve">Vanderveldt et al. </w:t>
      </w:r>
      <w:r w:rsidR="00BD0ACE">
        <w:rPr>
          <w:rFonts w:ascii="Times New Roman" w:hAnsi="Times New Roman" w:cs="Times New Roman"/>
        </w:rPr>
        <w:t>(</w:t>
      </w:r>
      <w:r w:rsidR="0002322B" w:rsidRPr="00975C28">
        <w:rPr>
          <w:rFonts w:ascii="Times New Roman" w:hAnsi="Times New Roman" w:cs="Times New Roman"/>
        </w:rPr>
        <w:t>2015)</w:t>
      </w:r>
      <w:r w:rsidR="0002322B" w:rsidRPr="00975C28">
        <w:rPr>
          <w:rFonts w:ascii="Times New Roman" w:hAnsi="Times New Roman" w:cs="Times New Roman"/>
        </w:rPr>
        <w:fldChar w:fldCharType="end"/>
      </w:r>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r>
          <w:rPr>
            <w:rFonts w:ascii="Cambria Math" w:hAnsi="Cambria Math" w:cs="Times New Roman"/>
          </w:rPr>
          <m:t>&lt;1</m:t>
        </m:r>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&gt;1</m:t>
        </m:r>
      </m:oMath>
      <w:r w:rsidR="005C5ECB" w:rsidRPr="00975C28">
        <w:rPr>
          <w:rFonts w:ascii="Times New Roman" w:hAnsi="Times New Roman" w:cs="Times New Roman"/>
        </w:rPr>
        <w:t>, so</w:t>
      </w:r>
      <w:r w:rsidRPr="00975C28">
        <w:rPr>
          <w:rFonts w:ascii="Times New Roman" w:hAnsi="Times New Roman" w:cs="Times New Roman"/>
        </w:rPr>
        <w:t xml:space="preserve"> I assumed that </w:t>
      </w:r>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r>
          <w:rPr>
            <w:rFonts w:ascii="Cambria Math" w:hAnsi="Cambria Math" w:cs="Times New Roman"/>
          </w:rPr>
          <m:t>~N(-1,1)(-∞,0)</m:t>
        </m:r>
      </m:oMath>
      <w:r w:rsidRPr="00975C28">
        <w:rPr>
          <w:rFonts w:ascii="Times New Roman" w:hAnsi="Times New Roman" w:cs="Times New Roman"/>
        </w:rPr>
        <w:t xml:space="preserve"> and </w:t>
      </w:r>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~N(1,1)(0,∞)</m:t>
        </m:r>
      </m:oMath>
      <w:r w:rsidRPr="00975C28">
        <w:rPr>
          <w:rFonts w:ascii="Times New Roman" w:hAnsi="Times New Roman" w:cs="Times New Roman"/>
        </w:rPr>
        <w:t xml:space="preserve">. The parameters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d</m:t>
            </m:r>
          </m:sub>
        </m:sSub>
      </m:oMath>
      <w:r w:rsidRPr="00975C28">
        <w:rPr>
          <w:rFonts w:ascii="Times New Roman" w:hAnsi="Times New Roman" w:cs="Times New Roman"/>
          <w:i/>
          <w:iCs/>
        </w:rPr>
        <w:t xml:space="preserve"> </w:t>
      </w:r>
      <w:r w:rsidRPr="00975C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Pr="00975C28">
        <w:rPr>
          <w:rFonts w:ascii="Times New Roman" w:hAnsi="Times New Roman" w:cs="Times New Roman"/>
          <w:i/>
          <w:iCs/>
        </w:rPr>
        <w:t xml:space="preserve"> </w:t>
      </w:r>
      <w:r w:rsidRPr="00975C28">
        <w:rPr>
          <w:rFonts w:ascii="Times New Roman" w:hAnsi="Times New Roman" w:cs="Times New Roman"/>
        </w:rPr>
        <w:t>measure sensitivity to delays and risks respectively. Assum</w:t>
      </w:r>
      <w:r w:rsidR="002A3B46">
        <w:rPr>
          <w:rFonts w:ascii="Times New Roman" w:hAnsi="Times New Roman" w:cs="Times New Roman"/>
        </w:rPr>
        <w:t>ing</w:t>
      </w:r>
      <w:r w:rsidRPr="00975C28">
        <w:rPr>
          <w:rFonts w:ascii="Times New Roman" w:hAnsi="Times New Roman" w:cs="Times New Roman"/>
        </w:rPr>
        <w:t xml:space="preserve"> these two parameters are smaller 1 represent</w:t>
      </w:r>
      <w:r w:rsidR="002A3B46">
        <w:rPr>
          <w:rFonts w:ascii="Times New Roman" w:hAnsi="Times New Roman" w:cs="Times New Roman"/>
        </w:rPr>
        <w:t>s</w:t>
      </w:r>
      <w:r w:rsidRPr="00975C28">
        <w:rPr>
          <w:rFonts w:ascii="Times New Roman" w:hAnsi="Times New Roman" w:cs="Times New Roman"/>
        </w:rPr>
        <w:t xml:space="preserve"> diminishing sensitivity</w:t>
      </w:r>
      <w:r w:rsidRPr="00975C28">
        <w:rPr>
          <w:rStyle w:val="markedcontent"/>
          <w:rFonts w:ascii="Times New Roman" w:hAnsi="Times New Roman" w:cs="Times New Roman"/>
        </w:rPr>
        <w:t xml:space="preserve">, which is expected </w:t>
      </w:r>
      <w:r w:rsidRPr="00975C28">
        <w:rPr>
          <w:rFonts w:ascii="Times New Roman" w:hAnsi="Times New Roman" w:cs="Times New Roman"/>
        </w:rPr>
        <w:fldChar w:fldCharType="begin"/>
      </w:r>
      <w:r w:rsidR="006C34B8">
        <w:rPr>
          <w:rFonts w:ascii="Times New Roman" w:hAnsi="Times New Roman" w:cs="Times New Roman"/>
        </w:rPr>
        <w:instrText xml:space="preserve"> ADDIN ZOTERO_ITEM CSL_CITATION {"citationID":"hrS0GIyE","properties":{"formattedCitation":"(Gonzalez &amp; Wu, 1999; Zauberman et al., 2009)","plainCitation":"(Gonzalez &amp; Wu, 1999; Zauberman et al., 2009)","noteIndex":0},"citationItems":[{"id":24788,"uris":["http://zotero.org/users/5418352/items/Y3TPRZ8W"],"uri":["http://zotero.org/users/5418352/items/Y3TPRZ8W"],"itemData":{"id":24788,"type":"article-journal","container-title":"Cognitive Psychology","DOI":"10.1006/cogp.1998.0710","ISSN":"00100285","issue":"1","journalAbbreviation":"Cognitive Psychology","language":"en","note":"tex.ids= gonzalezShapeProbabilityWeighting1999","page":"129-166","source":"DOI.org (Crossref)","title":"On the Shape of the Probability Weighting Function","volume":"38","author":[{"family":"Gonzalez","given":"Richard"},{"family":"Wu","given":"George"}],"issued":{"date-parts":[["1999",2]]},"citation-key":"gonzalezShapeProbabilityWeighting1999"}},{"id":24786,"uris":["http://zotero.org/users/5418352/items/67DS8FL4"],"uri":["http://zotero.org/users/5418352/items/67DS8FL4"],"itemData":{"id":24786,"type":"article-journal","abstract":"Consumers often make decisions about outcomes and events that occur over time. This research examines consumers’ sensitivity to the prospective duration relevant to their decisions and the implications of such sensitivity for intertemporal trade-offs, especially the degree of present bias (i.e., hyperbolic discounting). The authors show that participants’ subjective perceptions of prospective duration are not sufficiently sensitive to changes in objective duration and are nonlinear and concave in objective time, consistent with psychophysical principles. More important, this lack of sensitivity can explain hyperbolic discounting. The results replicate standard hyperbolic discounting effects with respect to objective time but show a relatively constant rate of discounting with respect to subjective time perceptions. The results are replicated between subjects (Experiment 1) and within subjects (Experiments 2), with multiple time horizons and multiple descriptors, and with different measurement orders. Furthermore, the authors show that when duration is primed, subjective time perception is altered (Experiment 4) and hyperbolic discounting is reduced (Experiment 3).","container-title":"JOURNAL OF MARKETING RESEARCH","language":"en","page":"14","source":"Zotero","title":"Discounting Time and Time Discounting: Subjective Time Perception and Intertemporal Preferences","author":[{"family":"Zauberman","given":"Gal"},{"family":"Kim","given":"B Kyu"},{"family":"Malkoc","given":"Selin A"},{"family":"Bettman","given":"James R"}],"issued":{"date-parts":[["2009"]]},"citation-key":"zaubermanDiscountingTimeTime2009"}}],"schema":"https://github.com/citation-style-language/schema/raw/master/csl-citation.json"} </w:instrText>
      </w:r>
      <w:r w:rsidRPr="00975C28">
        <w:rPr>
          <w:rFonts w:ascii="Times New Roman" w:hAnsi="Times New Roman" w:cs="Times New Roman"/>
        </w:rPr>
        <w:fldChar w:fldCharType="separate"/>
      </w:r>
      <w:r w:rsidR="0002322B" w:rsidRPr="00975C28">
        <w:rPr>
          <w:rFonts w:ascii="Times New Roman" w:hAnsi="Times New Roman" w:cs="Times New Roman"/>
        </w:rPr>
        <w:t>(Gonzalez &amp; Wu, 1999; Zauberman et al., 2009)</w:t>
      </w:r>
      <w:r w:rsidRPr="00975C28">
        <w:rPr>
          <w:rFonts w:ascii="Times New Roman" w:hAnsi="Times New Roman" w:cs="Times New Roman"/>
        </w:rPr>
        <w:fldChar w:fldCharType="end"/>
      </w:r>
      <w:r w:rsidRPr="00975C28">
        <w:rPr>
          <w:rStyle w:val="markedcontent"/>
          <w:rFonts w:ascii="Times New Roman" w:hAnsi="Times New Roman" w:cs="Times New Roman"/>
        </w:rPr>
        <w:t xml:space="preserve">. </w:t>
      </w:r>
      <w:r w:rsidR="002A3B46">
        <w:rPr>
          <w:rStyle w:val="markedcontent"/>
          <w:rFonts w:ascii="Times New Roman" w:hAnsi="Times New Roman" w:cs="Times New Roman"/>
        </w:rPr>
        <w:t>T</w:t>
      </w:r>
      <w:r w:rsidRPr="00975C28">
        <w:rPr>
          <w:rStyle w:val="markedcontent"/>
          <w:rFonts w:ascii="Times New Roman" w:hAnsi="Times New Roman" w:cs="Times New Roman"/>
        </w:rPr>
        <w:t xml:space="preserve">he priors of </w:t>
      </w:r>
      <m:oMath>
        <m:sSub>
          <m:sSubPr>
            <m:ctrlPr>
              <w:rPr>
                <w:rStyle w:val="markedcontent"/>
                <w:rFonts w:ascii="Cambria Math" w:hAnsi="Cambria Math" w:cs="Times New Roman"/>
                <w:i/>
              </w:rPr>
            </m:ctrlPr>
          </m:sSubPr>
          <m:e>
            <m:r>
              <w:rPr>
                <w:rStyle w:val="markedcontent"/>
                <w:rFonts w:ascii="Cambria Math" w:hAnsi="Cambria Math" w:cs="Times New Roman"/>
              </w:rPr>
              <m:t>s</m:t>
            </m:r>
          </m:e>
          <m:sub>
            <m:r>
              <w:rPr>
                <w:rStyle w:val="markedcontent"/>
                <w:rFonts w:ascii="Cambria Math" w:hAnsi="Cambria Math" w:cs="Times New Roman"/>
              </w:rPr>
              <m:t>d</m:t>
            </m:r>
          </m:sub>
        </m:sSub>
      </m:oMath>
      <w:r w:rsidRPr="00975C28">
        <w:rPr>
          <w:rStyle w:val="markedcontent"/>
          <w:rFonts w:ascii="Times New Roman" w:hAnsi="Times New Roman" w:cs="Times New Roman"/>
        </w:rPr>
        <w:t xml:space="preserve"> and </w:t>
      </w:r>
      <m:oMath>
        <m:sSub>
          <m:sSubPr>
            <m:ctrlPr>
              <w:rPr>
                <w:rStyle w:val="markedcontent"/>
                <w:rFonts w:ascii="Cambria Math" w:hAnsi="Cambria Math" w:cs="Times New Roman"/>
                <w:i/>
              </w:rPr>
            </m:ctrlPr>
          </m:sSubPr>
          <m:e>
            <m:r>
              <w:rPr>
                <w:rStyle w:val="markedcontent"/>
                <w:rFonts w:ascii="Cambria Math" w:hAnsi="Cambria Math" w:cs="Times New Roman"/>
              </w:rPr>
              <m:t>s</m:t>
            </m:r>
          </m:e>
          <m:sub>
            <m:r>
              <w:rPr>
                <w:rStyle w:val="markedcontent"/>
                <w:rFonts w:ascii="Cambria Math" w:hAnsi="Cambria Math" w:cs="Times New Roman"/>
              </w:rPr>
              <m:t>r</m:t>
            </m:r>
          </m:sub>
        </m:sSub>
      </m:oMath>
      <w:r w:rsidRPr="00975C28">
        <w:rPr>
          <w:rStyle w:val="markedcontent"/>
          <w:rFonts w:ascii="Times New Roman" w:hAnsi="Times New Roman" w:cs="Times New Roman"/>
        </w:rPr>
        <w:t xml:space="preserve"> were set to </w:t>
      </w:r>
      <m:oMath>
        <m:r>
          <w:rPr>
            <w:rStyle w:val="markedcontent"/>
            <w:rFonts w:ascii="Cambria Math" w:hAnsi="Cambria Math" w:cs="Times New Roman"/>
          </w:rPr>
          <m:t>Beta(1,1)</m:t>
        </m:r>
      </m:oMath>
      <w:r w:rsidRPr="00975C28">
        <w:rPr>
          <w:rStyle w:val="markedcontent"/>
          <w:rFonts w:ascii="Times New Roman" w:hAnsi="Times New Roman" w:cs="Times New Roman"/>
        </w:rPr>
        <w:t xml:space="preserve">. </w:t>
      </w:r>
      <m:oMath>
        <m:r>
          <w:rPr>
            <w:rFonts w:ascii="Cambria Math" w:hAnsi="Cambria Math" w:cs="Times New Roman"/>
          </w:rPr>
          <m:t>c</m:t>
        </m:r>
      </m:oMath>
      <w:r w:rsidRPr="00975C28">
        <w:rPr>
          <w:rFonts w:ascii="Times New Roman" w:hAnsi="Times New Roman" w:cs="Times New Roman"/>
        </w:rPr>
        <w:t xml:space="preserve"> </w:t>
      </w:r>
      <w:r w:rsidR="0002322B" w:rsidRPr="00975C28">
        <w:rPr>
          <w:rFonts w:ascii="Times New Roman" w:hAnsi="Times New Roman" w:cs="Times New Roman"/>
        </w:rPr>
        <w:t>measures how</w:t>
      </w:r>
      <w:r w:rsidRPr="00975C28">
        <w:rPr>
          <w:rFonts w:ascii="Times New Roman" w:hAnsi="Times New Roman" w:cs="Times New Roman"/>
        </w:rPr>
        <w:t xml:space="preserve"> sensitivity to risk changes </w:t>
      </w:r>
      <w:r w:rsidR="0002322B" w:rsidRPr="00975C28">
        <w:rPr>
          <w:rFonts w:ascii="Times New Roman" w:hAnsi="Times New Roman" w:cs="Times New Roman"/>
        </w:rPr>
        <w:t>with</w:t>
      </w:r>
      <w:r w:rsidRPr="00975C28">
        <w:rPr>
          <w:rFonts w:ascii="Times New Roman" w:hAnsi="Times New Roman" w:cs="Times New Roman"/>
        </w:rPr>
        <w:t xml:space="preserve"> amount. The peanuts effect that people tend to take risk when the amount is small </w:t>
      </w:r>
      <w:r w:rsidR="00124E98" w:rsidRPr="00975C28">
        <w:rPr>
          <w:rFonts w:ascii="Times New Roman" w:hAnsi="Times New Roman" w:cs="Times New Roman"/>
        </w:rPr>
        <w:t>implies</w:t>
      </w:r>
      <w:r w:rsidRPr="00975C28">
        <w:rPr>
          <w:rFonts w:ascii="Times New Roman" w:hAnsi="Times New Roman" w:cs="Times New Roman"/>
        </w:rPr>
        <w:t xml:space="preserve"> </w:t>
      </w:r>
      <m:oMath>
        <m:r>
          <w:rPr>
            <w:rFonts w:ascii="Cambria Math" w:hAnsi="Cambria Math" w:cs="Times New Roman"/>
          </w:rPr>
          <m:t>c&gt;0</m:t>
        </m:r>
      </m:oMath>
      <w:r w:rsidR="00124E98" w:rsidRPr="00975C28">
        <w:rPr>
          <w:rFonts w:ascii="Times New Roman" w:hAnsi="Times New Roman" w:cs="Times New Roman"/>
        </w:rPr>
        <w:t xml:space="preserve"> </w:t>
      </w:r>
      <w:r w:rsidR="00124E98" w:rsidRPr="00975C28">
        <w:rPr>
          <w:rFonts w:ascii="Times New Roman" w:hAnsi="Times New Roman" w:cs="Times New Roman"/>
        </w:rPr>
        <w:fldChar w:fldCharType="begin"/>
      </w:r>
      <w:r w:rsidR="00124E98" w:rsidRPr="00975C28">
        <w:rPr>
          <w:rFonts w:ascii="Times New Roman" w:hAnsi="Times New Roman" w:cs="Times New Roman"/>
        </w:rPr>
        <w:instrText xml:space="preserve"> ADDIN ZOTERO_ITEM CSL_CITATION {"citationID":"wPYIpugu","properties":{"formattedCitation":"(Weber &amp; Chapman, 2005)","plainCitation":"(Weber &amp; Chapman, 2005)","noteIndex":0},"citationItems":[{"id":25212,"uris":["http://zotero.org/users/5418352/items/H7XMNUKI"],"uri":["http://zotero.org/users/5418352/items/H7XMNUKI"],"itemData":{"id":25212,"type":"article-journal","abstract":"Previous research has found that decision makers are more risk seeking for small-stakes gambles than for large-stakes gambles. This “peanuts effect” is not easily explained by Prospect Theory. Two experiments examined the range of circumstances in which peanuts effects occur and tested the hypothesis that anticipated disappointment or anticipated regret explains the peanuts effect. The results suggest that the peanuts effect is related to disappointment, but do not support a connection between the peanuts effect and regret.","container-title":"Organizational Behavior and Human Decision Processes","DOI":"10.1016/j.obhdp.2005.03.001","ISSN":"0749-5978","issue":"1","journalAbbreviation":"Organizational Behavior and Human Decision Processes","language":"en","page":"31-46","source":"ScienceDirect","title":"Playing for peanuts: Why is risk seeking more common for low-stakes gambles?","title-short":"Playing for peanuts","volume":"97","author":[{"family":"Weber","given":"Bethany J."},{"family":"Chapman","given":"Gretchen B."}],"issued":{"date-parts":[["2005",5,1]]},"citation-key":"weberPlayingPeanutsWhy2005"}}],"schema":"https://github.com/citation-style-language/schema/raw/master/csl-citation.json"} </w:instrText>
      </w:r>
      <w:r w:rsidR="00124E98" w:rsidRPr="00975C28">
        <w:rPr>
          <w:rFonts w:ascii="Times New Roman" w:hAnsi="Times New Roman" w:cs="Times New Roman"/>
        </w:rPr>
        <w:fldChar w:fldCharType="separate"/>
      </w:r>
      <w:r w:rsidR="00124E98" w:rsidRPr="00975C28">
        <w:rPr>
          <w:rFonts w:ascii="Times New Roman" w:hAnsi="Times New Roman" w:cs="Times New Roman"/>
        </w:rPr>
        <w:t>(Weber &amp; Chapman, 2005)</w:t>
      </w:r>
      <w:r w:rsidR="00124E98" w:rsidRPr="00975C28">
        <w:rPr>
          <w:rFonts w:ascii="Times New Roman" w:hAnsi="Times New Roman" w:cs="Times New Roman"/>
        </w:rPr>
        <w:fldChar w:fldCharType="end"/>
      </w:r>
      <w:r w:rsidR="002A3B46">
        <w:rPr>
          <w:rFonts w:ascii="Times New Roman" w:hAnsi="Times New Roman" w:cs="Times New Roman"/>
        </w:rPr>
        <w:t>, while i</w:t>
      </w:r>
      <w:r w:rsidRPr="00975C28">
        <w:rPr>
          <w:rFonts w:ascii="Times New Roman" w:hAnsi="Times New Roman" w:cs="Times New Roman"/>
        </w:rPr>
        <w:t>n</w:t>
      </w:r>
      <w:r w:rsidR="00124E98" w:rsidRPr="00975C28">
        <w:rPr>
          <w:rFonts w:ascii="Times New Roman" w:hAnsi="Times New Roman" w:cs="Times New Roman"/>
        </w:rPr>
        <w:t xml:space="preserve"> </w:t>
      </w:r>
      <w:r w:rsidR="00124E98"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{"citationID":"42OOFLsI","properties":{"formattedCitation":"(Myerson et al., 2011)","plainCitation":"(Myerson et al., 2011)","dontUpdate":true,"noteIndex":0},"citationItems":[{"id":25194,"uris":["http://zotero.org/users/5418352/items/8W8AGDIT"],"uri":["http://zotero.org/users/5418352/items/8W8AGDIT"],"itemData":{"id":25194,"type":"article-journal","abstract":"The present study with college students examined the effect of amount on the discounting of probabilistic monetary rewards. A hyperboloid function accurately described the discounting of hypothetical rewards ranging in amount from $20 to $10,000,000. The degree of discounting increased continuously with amount of probabilistic reward. This effect of amount was not due to changes in the rate parameter of the discounting function, but rather was due to increases in the exponent. These results stand in contrast to those observed with the discounting of delayed monetary rewards, in which the degree of discounting decreases with reward amount due to amount-dependent decreases in the rate parameter. Taken together, this pattern of results suggests that delay and probability discounting reflect different underlying mechanisms. That is, the fact that the exponent in the delay discounting function is independent of amount is consistent with a psychophysical scaling interpretation, whereas the finding that the exponent of the probability-discounting function is amount-dependent is inconsistent with such an interpretation. Instead, the present results are consistent with the idea that the probability-discounting function is itself the product of a value function and a weighting function. This idea was first suggested by Kahneman and Tversky (1979), although their prospect theory does not predict amount effects like those observed. The effect of amount on probability discounting was parsimoniously incorporated into our hyperboloid discounting function by assuming that the exponent was proportional to the amount raised to a power. The amount-dependent exponent of the probability-discounting function may be viewed as reflecting the effect of amount on the weighting of the probability with which the reward will be received.","container-title":"Journal of the Experimental Analysis of Behavior","DOI":"10.1901/jeab.2011.95-175","ISSN":"1938-3711","issue":"2","language":"en","note":"_eprint: https://onlinelibrary.wiley.com/doi/pdf/10.1901/jeab.2011.95-175\ntex.ids= myersonModelingEffectReward2011","page":"175-187","source":"Wiley Online Library","title":"Modeling the Effect of Reward Amount on Probability Discounting","volume":"95","author":[{"family":"Myerson","given":"Joel"},{"family":"Green","given":"Leonard"},{"family":"Morris","given":"Joshua"}],"issued":{"date-parts":[["2011"]]},"citation-key":"myersonModelingEffectReward2011"}}],"schema":"https://github.com/citation-style-language/schema/raw/master/csl-citation.json"} </w:instrText>
      </w:r>
      <w:r w:rsidR="00124E98" w:rsidRPr="00975C28">
        <w:rPr>
          <w:rFonts w:ascii="Times New Roman" w:hAnsi="Times New Roman" w:cs="Times New Roman"/>
        </w:rPr>
        <w:fldChar w:fldCharType="separate"/>
      </w:r>
      <w:r w:rsidR="00124E98" w:rsidRPr="00975C28">
        <w:rPr>
          <w:rFonts w:ascii="Times New Roman" w:hAnsi="Times New Roman" w:cs="Times New Roman"/>
        </w:rPr>
        <w:t xml:space="preserve">Myerson et al. </w:t>
      </w:r>
      <w:r w:rsidR="00E31447">
        <w:rPr>
          <w:rFonts w:ascii="Times New Roman" w:hAnsi="Times New Roman" w:cs="Times New Roman"/>
        </w:rPr>
        <w:t>(</w:t>
      </w:r>
      <w:r w:rsidR="00124E98" w:rsidRPr="00975C28">
        <w:rPr>
          <w:rFonts w:ascii="Times New Roman" w:hAnsi="Times New Roman" w:cs="Times New Roman"/>
        </w:rPr>
        <w:t>2011)</w:t>
      </w:r>
      <w:r w:rsidR="00124E98" w:rsidRPr="00975C28">
        <w:rPr>
          <w:rFonts w:ascii="Times New Roman" w:hAnsi="Times New Roman" w:cs="Times New Roman"/>
        </w:rPr>
        <w:fldChar w:fldCharType="end"/>
      </w:r>
      <w:r w:rsidRPr="00975C28">
        <w:rPr>
          <w:rFonts w:ascii="Times New Roman" w:hAnsi="Times New Roman" w:cs="Times New Roman"/>
        </w:rPr>
        <w:t xml:space="preserve">, </w:t>
      </w:r>
      <m:oMath>
        <m:r>
          <w:rPr>
            <w:rFonts w:ascii="Cambria Math" w:hAnsi="Cambria Math" w:cs="Times New Roman"/>
          </w:rPr>
          <m:t>c</m:t>
        </m:r>
      </m:oMath>
      <w:r w:rsidRPr="00975C28">
        <w:rPr>
          <w:rFonts w:ascii="Times New Roman" w:hAnsi="Times New Roman" w:cs="Times New Roman"/>
        </w:rPr>
        <w:t xml:space="preserve"> was very closed to 0. </w:t>
      </w:r>
      <w:r w:rsidR="00124E98" w:rsidRPr="00975C28">
        <w:rPr>
          <w:rFonts w:ascii="Times New Roman" w:hAnsi="Times New Roman" w:cs="Times New Roman"/>
        </w:rPr>
        <w:t xml:space="preserve">Thus, </w:t>
      </w:r>
      <w:r w:rsidRPr="00975C28">
        <w:rPr>
          <w:rFonts w:ascii="Times New Roman" w:hAnsi="Times New Roman" w:cs="Times New Roman"/>
        </w:rPr>
        <w:t xml:space="preserve">I assumed that </w:t>
      </w:r>
      <m:oMath>
        <m:r>
          <w:rPr>
            <w:rFonts w:ascii="Cambria Math" w:hAnsi="Cambria Math" w:cs="Times New Roman"/>
          </w:rPr>
          <m:t>c~N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T(0,1)</m:t>
        </m:r>
      </m:oMath>
      <w:r w:rsidRPr="00975C28">
        <w:rPr>
          <w:rFonts w:ascii="Times New Roman" w:hAnsi="Times New Roman" w:cs="Times New Roman"/>
        </w:rPr>
        <w:t>.</w:t>
      </w:r>
      <w:r w:rsidR="000E252F">
        <w:rPr>
          <w:rFonts w:ascii="Times New Roman" w:hAnsi="Times New Roman" w:cs="Times New Roman"/>
        </w:rPr>
        <w:t xml:space="preserve"> </w:t>
      </w:r>
      <w:r w:rsidR="002A3B46" w:rsidRPr="00975C28">
        <w:rPr>
          <w:rFonts w:ascii="Times New Roman" w:hAnsi="Times New Roman" w:cs="Times New Roman"/>
        </w:rPr>
        <w:t xml:space="preserve">Table </w:t>
      </w:r>
      <w:r w:rsidR="001166C7">
        <w:rPr>
          <w:rFonts w:ascii="Times New Roman" w:hAnsi="Times New Roman" w:cs="Times New Roman" w:hint="eastAsia"/>
        </w:rPr>
        <w:t>4</w:t>
      </w:r>
      <w:r w:rsidR="002A3B46" w:rsidRPr="00975C28">
        <w:rPr>
          <w:rFonts w:ascii="Times New Roman" w:hAnsi="Times New Roman" w:cs="Times New Roman"/>
        </w:rPr>
        <w:t xml:space="preserve"> shows the posterior means</w:t>
      </w:r>
      <w:r w:rsidR="002A3B46">
        <w:rPr>
          <w:rFonts w:ascii="Times New Roman" w:hAnsi="Times New Roman" w:cs="Times New Roman"/>
        </w:rPr>
        <w:t xml:space="preserve"> obtained by fitting the pilot dataset and the four sets of </w:t>
      </w:r>
      <m:oMath>
        <m:r>
          <w:rPr>
            <w:rFonts w:ascii="Cambria Math" w:hAnsi="Cambria Math" w:cs="Times New Roman"/>
          </w:rPr>
          <m:t>σ</m:t>
        </m:r>
      </m:oMath>
      <w:r w:rsidR="002A3B46">
        <w:rPr>
          <w:rFonts w:ascii="Times New Roman" w:hAnsi="Times New Roman" w:cs="Times New Roman" w:hint="eastAsia"/>
        </w:rPr>
        <w:t>s</w:t>
      </w:r>
      <w:r w:rsidR="002A3B46" w:rsidRPr="00975C28">
        <w:rPr>
          <w:rFonts w:ascii="Times New Roman" w:hAnsi="Times New Roman" w:cs="Times New Roman"/>
        </w:rPr>
        <w:t>.</w:t>
      </w:r>
    </w:p>
    <w:tbl>
      <w:tblPr>
        <w:tblStyle w:val="a3"/>
        <w:tblW w:w="9561"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8"/>
        <w:gridCol w:w="1101"/>
        <w:gridCol w:w="1195"/>
        <w:gridCol w:w="1195"/>
        <w:gridCol w:w="1195"/>
        <w:gridCol w:w="1195"/>
        <w:gridCol w:w="1195"/>
        <w:gridCol w:w="1197"/>
      </w:tblGrid>
      <w:tr w:rsidR="00BA3D4E" w14:paraId="61BD643B" w14:textId="77777777" w:rsidTr="00BA3D4E">
        <w:trPr>
          <w:trHeight w:val="594"/>
        </w:trPr>
        <w:tc>
          <w:tcPr>
            <w:tcW w:w="9561" w:type="dxa"/>
            <w:gridSpan w:val="8"/>
          </w:tcPr>
          <w:p w14:paraId="6F065A26" w14:textId="7DEF93B0" w:rsidR="00BA3D4E" w:rsidRPr="00BA3D4E" w:rsidRDefault="00BA3D4E" w:rsidP="00BA3D4E">
            <w:pPr>
              <w:spacing w:line="480" w:lineRule="auto"/>
              <w:rPr>
                <w:rFonts w:ascii="Times New Roman" w:eastAsia="等线" w:hAnsi="Times New Roman" w:cs="Times New Roman"/>
                <w:b/>
                <w:bCs/>
              </w:rPr>
            </w:pPr>
            <w:r w:rsidRPr="00BA3D4E">
              <w:rPr>
                <w:rFonts w:ascii="Times New Roman" w:hAnsi="Times New Roman" w:cs="Times New Roman"/>
                <w:b/>
                <w:bCs/>
              </w:rPr>
              <w:t xml:space="preserve">Table </w:t>
            </w:r>
            <w:r w:rsidRPr="00BA3D4E">
              <w:rPr>
                <w:rFonts w:ascii="Times New Roman" w:hAnsi="Times New Roman" w:cs="Times New Roman" w:hint="eastAsia"/>
                <w:b/>
                <w:bCs/>
              </w:rPr>
              <w:t>4</w:t>
            </w:r>
          </w:p>
        </w:tc>
      </w:tr>
      <w:tr w:rsidR="00BA3D4E" w14:paraId="6053276B" w14:textId="77777777" w:rsidTr="00BA3D4E">
        <w:trPr>
          <w:trHeight w:val="594"/>
        </w:trPr>
        <w:tc>
          <w:tcPr>
            <w:tcW w:w="9561" w:type="dxa"/>
            <w:gridSpan w:val="8"/>
            <w:tcBorders>
              <w:bottom w:val="single" w:sz="12" w:space="0" w:color="auto"/>
            </w:tcBorders>
          </w:tcPr>
          <w:p w14:paraId="0A50FEFF" w14:textId="58A39221" w:rsidR="00BA3D4E" w:rsidRPr="00BA3D4E" w:rsidRDefault="00BA3D4E" w:rsidP="00BA3D4E">
            <w:pPr>
              <w:spacing w:line="480" w:lineRule="auto"/>
              <w:rPr>
                <w:rFonts w:ascii="Times New Roman" w:eastAsia="等线" w:hAnsi="Times New Roman" w:cs="Times New Roman"/>
                <w:i/>
                <w:iCs/>
              </w:rPr>
            </w:pPr>
            <w:r w:rsidRPr="00BA3D4E">
              <w:rPr>
                <w:rFonts w:ascii="Times New Roman" w:hAnsi="Times New Roman" w:cs="Times New Roman"/>
                <w:i/>
                <w:iCs/>
              </w:rPr>
              <w:t xml:space="preserve">The posterior means and four sets of </w:t>
            </w:r>
            <m:oMath>
              <m:r>
                <w:rPr>
                  <w:rFonts w:ascii="Cambria Math" w:hAnsi="Cambria Math" w:cs="Times New Roman"/>
                </w:rPr>
                <m:t>σ</m:t>
              </m:r>
            </m:oMath>
            <w:r w:rsidRPr="00BA3D4E">
              <w:rPr>
                <w:rFonts w:ascii="Times New Roman" w:hAnsi="Times New Roman" w:cs="Times New Roman" w:hint="eastAsia"/>
                <w:i/>
                <w:iCs/>
              </w:rPr>
              <w:t>s</w:t>
            </w:r>
            <w:r w:rsidRPr="00BA3D4E">
              <w:rPr>
                <w:rFonts w:ascii="Times New Roman" w:hAnsi="Times New Roman" w:cs="Times New Roman"/>
                <w:i/>
                <w:iCs/>
              </w:rPr>
              <w:t xml:space="preserve"> for MHD.</w:t>
            </w:r>
          </w:p>
        </w:tc>
      </w:tr>
      <w:tr w:rsidR="002A3B46" w14:paraId="71750CBD" w14:textId="05539409" w:rsidTr="00861AD3">
        <w:trPr>
          <w:trHeight w:val="594"/>
        </w:trPr>
        <w:tc>
          <w:tcPr>
            <w:tcW w:w="1288" w:type="dxa"/>
            <w:tcBorders>
              <w:top w:val="single" w:sz="12" w:space="0" w:color="auto"/>
              <w:bottom w:val="single" w:sz="6" w:space="0" w:color="auto"/>
            </w:tcBorders>
          </w:tcPr>
          <w:p w14:paraId="19807E2C" w14:textId="77777777" w:rsidR="002A3B46" w:rsidRDefault="002A3B46" w:rsidP="00BA3D4E">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1101" w:type="dxa"/>
            <w:tcBorders>
              <w:top w:val="single" w:sz="12" w:space="0" w:color="auto"/>
              <w:bottom w:val="single" w:sz="6" w:space="0" w:color="auto"/>
            </w:tcBorders>
          </w:tcPr>
          <w:p w14:paraId="2B7AFDCB" w14:textId="0E57B8BA" w:rsidR="002A3B46" w:rsidRDefault="002A3B46" w:rsidP="00BA3D4E">
            <w:pPr>
              <w:spacing w:line="480" w:lineRule="auto"/>
              <w:jc w:val="center"/>
              <w:rPr>
                <w:rFonts w:ascii="Times New Roman" w:hAnsi="Times New Roman" w:cs="Times New Roman"/>
              </w:rPr>
            </w:pPr>
            <m:oMathPara>
              <m:oMath>
                <m:r>
                  <w:rPr>
                    <w:rFonts w:ascii="Cambria Math" w:hAnsi="Cambria Math" w:cs="Times New Roman"/>
                  </w:rPr>
                  <m:t>α</m:t>
                </m:r>
              </m:oMath>
            </m:oMathPara>
          </w:p>
        </w:tc>
        <w:tc>
          <w:tcPr>
            <w:tcW w:w="1195" w:type="dxa"/>
            <w:tcBorders>
              <w:top w:val="single" w:sz="12" w:space="0" w:color="auto"/>
              <w:bottom w:val="single" w:sz="6" w:space="0" w:color="auto"/>
            </w:tcBorders>
          </w:tcPr>
          <w:p w14:paraId="00595699" w14:textId="40E37112" w:rsidR="002A3B46" w:rsidRDefault="002A3B46" w:rsidP="00BA3D4E">
            <w:pPr>
              <w:spacing w:line="480" w:lineRule="auto"/>
              <w:jc w:val="center"/>
              <w:rPr>
                <w:rFonts w:ascii="Times New Roman" w:hAnsi="Times New Roman" w:cs="Times New Roman"/>
              </w:rPr>
            </w:pPr>
            <m:oMathPara>
              <m:oMath>
                <m:r>
                  <w:rPr>
                    <w:rFonts w:ascii="Cambria Math" w:hAnsi="Cambria Math" w:cs="Times New Roman"/>
                  </w:rPr>
                  <m:t>c</m:t>
                </m:r>
              </m:oMath>
            </m:oMathPara>
          </w:p>
        </w:tc>
        <w:tc>
          <w:tcPr>
            <w:tcW w:w="1195" w:type="dxa"/>
            <w:tcBorders>
              <w:top w:val="single" w:sz="12" w:space="0" w:color="auto"/>
              <w:bottom w:val="single" w:sz="6" w:space="0" w:color="auto"/>
            </w:tcBorders>
          </w:tcPr>
          <w:p w14:paraId="1FF9EAF8" w14:textId="39789277" w:rsidR="002A3B46" w:rsidRDefault="002A3B46" w:rsidP="00BA3D4E">
            <w:pPr>
              <w:spacing w:line="480" w:lineRule="auto"/>
              <w:jc w:val="center"/>
              <w:rPr>
                <w:rFonts w:ascii="Times New Roman" w:eastAsia="等线" w:hAnsi="Times New Roman" w:cs="Times New Roman"/>
              </w:rPr>
            </w:pPr>
            <m:oMathPara>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oMath>
            </m:oMathPara>
          </w:p>
        </w:tc>
        <w:tc>
          <w:tcPr>
            <w:tcW w:w="1195" w:type="dxa"/>
            <w:tcBorders>
              <w:top w:val="single" w:sz="12" w:space="0" w:color="auto"/>
              <w:bottom w:val="single" w:sz="6" w:space="0" w:color="auto"/>
            </w:tcBorders>
          </w:tcPr>
          <w:p w14:paraId="72110086" w14:textId="14C375AF" w:rsidR="002A3B46" w:rsidRDefault="002A3B46" w:rsidP="00BA3D4E">
            <w:pPr>
              <w:spacing w:line="480" w:lineRule="auto"/>
              <w:jc w:val="center"/>
              <w:rPr>
                <w:rFonts w:ascii="Times New Roman" w:eastAsia="等线" w:hAnsi="Times New Roman" w:cs="Times New Roman"/>
              </w:rPr>
            </w:pPr>
            <m:oMathPara>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oMath>
            </m:oMathPara>
          </w:p>
        </w:tc>
        <w:tc>
          <w:tcPr>
            <w:tcW w:w="1195" w:type="dxa"/>
            <w:tcBorders>
              <w:top w:val="single" w:sz="12" w:space="0" w:color="auto"/>
              <w:bottom w:val="single" w:sz="6" w:space="0" w:color="auto"/>
            </w:tcBorders>
          </w:tcPr>
          <w:p w14:paraId="6FDFE825" w14:textId="747C5A82" w:rsidR="002A3B46" w:rsidRDefault="003B17D6" w:rsidP="00BA3D4E">
            <w:pPr>
              <w:spacing w:line="480" w:lineRule="auto"/>
              <w:jc w:val="center"/>
              <w:rPr>
                <w:rFonts w:ascii="Times New Roman" w:eastAsia="等线"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d</m:t>
                    </m:r>
                  </m:sub>
                </m:sSub>
              </m:oMath>
            </m:oMathPara>
          </w:p>
        </w:tc>
        <w:tc>
          <w:tcPr>
            <w:tcW w:w="1195" w:type="dxa"/>
            <w:tcBorders>
              <w:top w:val="single" w:sz="12" w:space="0" w:color="auto"/>
              <w:bottom w:val="single" w:sz="6" w:space="0" w:color="auto"/>
            </w:tcBorders>
          </w:tcPr>
          <w:p w14:paraId="201AE083" w14:textId="7C439D4B" w:rsidR="002A3B46" w:rsidRDefault="003B17D6" w:rsidP="00BA3D4E">
            <w:pPr>
              <w:spacing w:line="480" w:lineRule="auto"/>
              <w:jc w:val="center"/>
              <w:rPr>
                <w:rFonts w:ascii="Times New Roman" w:eastAsia="等线"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m:oMathPara>
          </w:p>
        </w:tc>
        <w:tc>
          <w:tcPr>
            <w:tcW w:w="1197" w:type="dxa"/>
            <w:tcBorders>
              <w:top w:val="single" w:sz="12" w:space="0" w:color="auto"/>
              <w:bottom w:val="single" w:sz="6" w:space="0" w:color="auto"/>
            </w:tcBorders>
          </w:tcPr>
          <w:p w14:paraId="7262C2A8" w14:textId="5BEDA10B" w:rsidR="002A3B46" w:rsidRDefault="002A3B46" w:rsidP="00BA3D4E">
            <w:pPr>
              <w:spacing w:line="480" w:lineRule="auto"/>
              <w:jc w:val="center"/>
              <w:rPr>
                <w:rFonts w:ascii="Times New Roman" w:eastAsia="等线" w:hAnsi="Times New Roman" w:cs="Times New Roman"/>
              </w:rPr>
            </w:pPr>
            <m:oMathPara>
              <m:oMath>
                <m:r>
                  <w:rPr>
                    <w:rFonts w:ascii="Cambria Math" w:hAnsi="Cambria Math" w:cs="Times New Roman"/>
                  </w:rPr>
                  <m:t>s</m:t>
                </m:r>
              </m:oMath>
            </m:oMathPara>
          </w:p>
        </w:tc>
      </w:tr>
      <w:tr w:rsidR="002A3B46" w14:paraId="0A59517D" w14:textId="51D2995F" w:rsidTr="00861AD3">
        <w:trPr>
          <w:trHeight w:val="594"/>
        </w:trPr>
        <w:tc>
          <w:tcPr>
            <w:tcW w:w="1288" w:type="dxa"/>
            <w:tcBorders>
              <w:top w:val="single" w:sz="6" w:space="0" w:color="auto"/>
            </w:tcBorders>
          </w:tcPr>
          <w:p w14:paraId="327695B0" w14:textId="77777777" w:rsidR="002A3B46" w:rsidRDefault="002A3B46" w:rsidP="00BA3D4E">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1101" w:type="dxa"/>
            <w:tcBorders>
              <w:top w:val="single" w:sz="6" w:space="0" w:color="auto"/>
            </w:tcBorders>
          </w:tcPr>
          <w:p w14:paraId="183C9022" w14:textId="3F75F22E" w:rsidR="002A3B46" w:rsidRDefault="002A3B46" w:rsidP="00BA3D4E">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0.51</w:t>
            </w:r>
          </w:p>
        </w:tc>
        <w:tc>
          <w:tcPr>
            <w:tcW w:w="1195" w:type="dxa"/>
            <w:tcBorders>
              <w:top w:val="single" w:sz="6" w:space="0" w:color="auto"/>
            </w:tcBorders>
          </w:tcPr>
          <w:p w14:paraId="24CB5CA9" w14:textId="1B2F8E8D" w:rsidR="002A3B46" w:rsidRDefault="002A3B46" w:rsidP="00BA3D4E">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0.37</w:t>
            </w:r>
          </w:p>
        </w:tc>
        <w:tc>
          <w:tcPr>
            <w:tcW w:w="1195" w:type="dxa"/>
            <w:tcBorders>
              <w:top w:val="single" w:sz="6" w:space="0" w:color="auto"/>
            </w:tcBorders>
          </w:tcPr>
          <w:p w14:paraId="1619F4F0" w14:textId="12D58DD0"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-2.00</w:t>
            </w:r>
          </w:p>
        </w:tc>
        <w:tc>
          <w:tcPr>
            <w:tcW w:w="1195" w:type="dxa"/>
            <w:tcBorders>
              <w:top w:val="single" w:sz="6" w:space="0" w:color="auto"/>
            </w:tcBorders>
          </w:tcPr>
          <w:p w14:paraId="775F43A4" w14:textId="166B1B59"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0.67</w:t>
            </w:r>
          </w:p>
        </w:tc>
        <w:tc>
          <w:tcPr>
            <w:tcW w:w="1195" w:type="dxa"/>
            <w:tcBorders>
              <w:top w:val="single" w:sz="6" w:space="0" w:color="auto"/>
            </w:tcBorders>
          </w:tcPr>
          <w:p w14:paraId="6D6B6057" w14:textId="309B54F1"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0.25</w:t>
            </w:r>
          </w:p>
        </w:tc>
        <w:tc>
          <w:tcPr>
            <w:tcW w:w="1195" w:type="dxa"/>
            <w:tcBorders>
              <w:top w:val="single" w:sz="6" w:space="0" w:color="auto"/>
            </w:tcBorders>
          </w:tcPr>
          <w:p w14:paraId="73D9C5D0" w14:textId="13B34EE3"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0.23</w:t>
            </w:r>
          </w:p>
        </w:tc>
        <w:tc>
          <w:tcPr>
            <w:tcW w:w="1197" w:type="dxa"/>
            <w:tcBorders>
              <w:top w:val="single" w:sz="6" w:space="0" w:color="auto"/>
            </w:tcBorders>
          </w:tcPr>
          <w:p w14:paraId="1752B28C" w14:textId="77D9512D"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0.31</w:t>
            </w:r>
          </w:p>
        </w:tc>
      </w:tr>
      <w:tr w:rsidR="002A3B46" w14:paraId="215F73AE" w14:textId="5A9860F3" w:rsidTr="00861AD3">
        <w:trPr>
          <w:trHeight w:val="594"/>
        </w:trPr>
        <w:tc>
          <w:tcPr>
            <w:tcW w:w="1288" w:type="dxa"/>
          </w:tcPr>
          <w:p w14:paraId="1F97E601" w14:textId="77777777" w:rsidR="002A3B46" w:rsidRDefault="003B17D6" w:rsidP="00BA3D4E">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101" w:type="dxa"/>
          </w:tcPr>
          <w:p w14:paraId="46067EA2" w14:textId="413E5A2E" w:rsidR="002A3B46" w:rsidRDefault="000C51F6" w:rsidP="00BA3D4E">
            <w:pPr>
              <w:spacing w:line="480" w:lineRule="auto"/>
              <w:jc w:val="center"/>
              <w:rPr>
                <w:rFonts w:ascii="Times New Roman" w:eastAsia="等线" w:hAnsi="Times New Roman" w:cs="Times New Roman"/>
              </w:rPr>
            </w:pPr>
            <w:r w:rsidRPr="000C51F6">
              <w:rPr>
                <w:rFonts w:ascii="Times New Roman" w:hAnsi="Times New Roman" w:cs="Times New Roman"/>
              </w:rPr>
              <w:t>0.025</w:t>
            </w:r>
          </w:p>
        </w:tc>
        <w:tc>
          <w:tcPr>
            <w:tcW w:w="1195" w:type="dxa"/>
          </w:tcPr>
          <w:p w14:paraId="4A1488AE" w14:textId="61306A8D" w:rsidR="002A3B46" w:rsidRDefault="001C4400" w:rsidP="00BA3D4E">
            <w:pPr>
              <w:spacing w:line="480" w:lineRule="auto"/>
              <w:jc w:val="center"/>
              <w:rPr>
                <w:rFonts w:ascii="Times New Roman" w:eastAsia="等线" w:hAnsi="Times New Roman" w:cs="Times New Roman"/>
              </w:rPr>
            </w:pPr>
            <w:r>
              <w:rPr>
                <w:rFonts w:ascii="Times New Roman" w:hAnsi="Times New Roman" w:cs="Times New Roman"/>
              </w:rPr>
              <w:t>0</w:t>
            </w:r>
            <w:r w:rsidRPr="000C51F6">
              <w:rPr>
                <w:rFonts w:ascii="Times New Roman" w:hAnsi="Times New Roman" w:cs="Times New Roman"/>
              </w:rPr>
              <w:t>.018</w:t>
            </w:r>
          </w:p>
        </w:tc>
        <w:tc>
          <w:tcPr>
            <w:tcW w:w="1195" w:type="dxa"/>
          </w:tcPr>
          <w:p w14:paraId="468E8AAB" w14:textId="687F4EFE"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w:t>
            </w:r>
          </w:p>
        </w:tc>
        <w:tc>
          <w:tcPr>
            <w:tcW w:w="1195" w:type="dxa"/>
          </w:tcPr>
          <w:p w14:paraId="16D76D21" w14:textId="436C0B82"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0.034</w:t>
            </w:r>
          </w:p>
        </w:tc>
        <w:tc>
          <w:tcPr>
            <w:tcW w:w="1195" w:type="dxa"/>
          </w:tcPr>
          <w:p w14:paraId="1E091443" w14:textId="4A7FD3F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0.012</w:t>
            </w:r>
          </w:p>
        </w:tc>
        <w:tc>
          <w:tcPr>
            <w:tcW w:w="1195" w:type="dxa"/>
          </w:tcPr>
          <w:p w14:paraId="3DCE3681" w14:textId="04DB132A"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0.012</w:t>
            </w:r>
          </w:p>
        </w:tc>
        <w:tc>
          <w:tcPr>
            <w:tcW w:w="1197" w:type="dxa"/>
          </w:tcPr>
          <w:p w14:paraId="22CC3E0B" w14:textId="514B5E79"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0.016</w:t>
            </w:r>
          </w:p>
        </w:tc>
      </w:tr>
      <w:tr w:rsidR="002A3B46" w14:paraId="35452A68" w14:textId="1074F7D4" w:rsidTr="00861AD3">
        <w:trPr>
          <w:trHeight w:val="594"/>
        </w:trPr>
        <w:tc>
          <w:tcPr>
            <w:tcW w:w="1288" w:type="dxa"/>
          </w:tcPr>
          <w:p w14:paraId="65E5A058" w14:textId="77777777" w:rsidR="002A3B46" w:rsidRDefault="003B17D6" w:rsidP="00BA3D4E">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101" w:type="dxa"/>
          </w:tcPr>
          <w:p w14:paraId="3FE803FA" w14:textId="4D555C41" w:rsidR="002A3B46" w:rsidRDefault="000C51F6" w:rsidP="00BA3D4E">
            <w:pPr>
              <w:spacing w:line="480" w:lineRule="auto"/>
              <w:jc w:val="center"/>
              <w:rPr>
                <w:rFonts w:ascii="Times New Roman" w:eastAsia="等线" w:hAnsi="Times New Roman" w:cs="Times New Roman"/>
              </w:rPr>
            </w:pPr>
            <w:r w:rsidRPr="000C51F6">
              <w:rPr>
                <w:rFonts w:ascii="Times New Roman" w:hAnsi="Times New Roman" w:cs="Times New Roman"/>
              </w:rPr>
              <w:t>0.05</w:t>
            </w:r>
          </w:p>
        </w:tc>
        <w:tc>
          <w:tcPr>
            <w:tcW w:w="1195" w:type="dxa"/>
          </w:tcPr>
          <w:p w14:paraId="0A496100" w14:textId="208CB525"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0.037</w:t>
            </w:r>
          </w:p>
        </w:tc>
        <w:tc>
          <w:tcPr>
            <w:tcW w:w="1195" w:type="dxa"/>
          </w:tcPr>
          <w:p w14:paraId="466C7859" w14:textId="19E0C3D6"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0.2</w:t>
            </w:r>
          </w:p>
        </w:tc>
        <w:tc>
          <w:tcPr>
            <w:tcW w:w="1195" w:type="dxa"/>
          </w:tcPr>
          <w:p w14:paraId="5BFF5446" w14:textId="406AD57B"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0.067</w:t>
            </w:r>
          </w:p>
        </w:tc>
        <w:tc>
          <w:tcPr>
            <w:tcW w:w="1195" w:type="dxa"/>
          </w:tcPr>
          <w:p w14:paraId="097B086B" w14:textId="6281E8B4"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0.025</w:t>
            </w:r>
          </w:p>
        </w:tc>
        <w:tc>
          <w:tcPr>
            <w:tcW w:w="1195" w:type="dxa"/>
          </w:tcPr>
          <w:p w14:paraId="48A72744" w14:textId="6EB75202"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0.023</w:t>
            </w:r>
          </w:p>
        </w:tc>
        <w:tc>
          <w:tcPr>
            <w:tcW w:w="1197" w:type="dxa"/>
          </w:tcPr>
          <w:p w14:paraId="72542C98" w14:textId="74983E9E"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0.031</w:t>
            </w:r>
          </w:p>
        </w:tc>
      </w:tr>
      <w:tr w:rsidR="002A3B46" w14:paraId="67A48286" w14:textId="223FC658" w:rsidTr="00861AD3">
        <w:trPr>
          <w:trHeight w:val="594"/>
        </w:trPr>
        <w:tc>
          <w:tcPr>
            <w:tcW w:w="1288" w:type="dxa"/>
          </w:tcPr>
          <w:p w14:paraId="3978BAD6" w14:textId="77777777" w:rsidR="002A3B46" w:rsidRDefault="003B17D6" w:rsidP="00BA3D4E">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101" w:type="dxa"/>
          </w:tcPr>
          <w:p w14:paraId="282A6D05" w14:textId="70ACA30C"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0.28</w:t>
            </w:r>
          </w:p>
        </w:tc>
        <w:tc>
          <w:tcPr>
            <w:tcW w:w="1195" w:type="dxa"/>
          </w:tcPr>
          <w:p w14:paraId="7276B3BF" w14:textId="34CB48A6"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0.2</w:t>
            </w:r>
          </w:p>
        </w:tc>
        <w:tc>
          <w:tcPr>
            <w:tcW w:w="1195" w:type="dxa"/>
          </w:tcPr>
          <w:p w14:paraId="3FFA4054" w14:textId="459327C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1.1</w:t>
            </w:r>
          </w:p>
        </w:tc>
        <w:tc>
          <w:tcPr>
            <w:tcW w:w="1195" w:type="dxa"/>
          </w:tcPr>
          <w:p w14:paraId="529C905E" w14:textId="4436870C"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0.37</w:t>
            </w:r>
          </w:p>
        </w:tc>
        <w:tc>
          <w:tcPr>
            <w:tcW w:w="1195" w:type="dxa"/>
          </w:tcPr>
          <w:p w14:paraId="76612299" w14:textId="3E1E059A"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0.13</w:t>
            </w:r>
          </w:p>
        </w:tc>
        <w:tc>
          <w:tcPr>
            <w:tcW w:w="1195" w:type="dxa"/>
          </w:tcPr>
          <w:p w14:paraId="6880D8A0" w14:textId="5A013F8D"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0.13</w:t>
            </w:r>
          </w:p>
        </w:tc>
        <w:tc>
          <w:tcPr>
            <w:tcW w:w="1197" w:type="dxa"/>
          </w:tcPr>
          <w:p w14:paraId="03A8F304" w14:textId="06CA1D4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0.18</w:t>
            </w:r>
          </w:p>
        </w:tc>
      </w:tr>
      <w:tr w:rsidR="002A3B46" w14:paraId="300474A6" w14:textId="037F9A27" w:rsidTr="00861AD3">
        <w:trPr>
          <w:trHeight w:val="594"/>
        </w:trPr>
        <w:tc>
          <w:tcPr>
            <w:tcW w:w="1288" w:type="dxa"/>
            <w:tcBorders>
              <w:bottom w:val="single" w:sz="12" w:space="0" w:color="auto"/>
            </w:tcBorders>
          </w:tcPr>
          <w:p w14:paraId="2D304644" w14:textId="77777777" w:rsidR="002A3B46" w:rsidRDefault="003B17D6" w:rsidP="00BA3D4E">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101" w:type="dxa"/>
            <w:tcBorders>
              <w:bottom w:val="single" w:sz="12" w:space="0" w:color="auto"/>
            </w:tcBorders>
          </w:tcPr>
          <w:p w14:paraId="20D1DD02" w14:textId="54709CB0"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0.86</w:t>
            </w:r>
          </w:p>
        </w:tc>
        <w:tc>
          <w:tcPr>
            <w:tcW w:w="1195" w:type="dxa"/>
            <w:tcBorders>
              <w:bottom w:val="single" w:sz="12" w:space="0" w:color="auto"/>
            </w:tcBorders>
          </w:tcPr>
          <w:p w14:paraId="326720EF" w14:textId="58C40759"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1000</w:t>
            </w:r>
          </w:p>
        </w:tc>
        <w:tc>
          <w:tcPr>
            <w:tcW w:w="1195" w:type="dxa"/>
            <w:tcBorders>
              <w:bottom w:val="single" w:sz="12" w:space="0" w:color="auto"/>
            </w:tcBorders>
          </w:tcPr>
          <w:p w14:paraId="745E7FA1" w14:textId="51DE79D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2.83</w:t>
            </w:r>
          </w:p>
        </w:tc>
        <w:tc>
          <w:tcPr>
            <w:tcW w:w="1195" w:type="dxa"/>
            <w:tcBorders>
              <w:bottom w:val="single" w:sz="12" w:space="0" w:color="auto"/>
            </w:tcBorders>
          </w:tcPr>
          <w:p w14:paraId="55EF2760" w14:textId="59B69B45"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0.85</w:t>
            </w:r>
          </w:p>
        </w:tc>
        <w:tc>
          <w:tcPr>
            <w:tcW w:w="1195" w:type="dxa"/>
            <w:tcBorders>
              <w:bottom w:val="single" w:sz="12" w:space="0" w:color="auto"/>
            </w:tcBorders>
          </w:tcPr>
          <w:p w14:paraId="4FB2FF26" w14:textId="4242E5D8"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0.4</w:t>
            </w:r>
          </w:p>
        </w:tc>
        <w:tc>
          <w:tcPr>
            <w:tcW w:w="1195" w:type="dxa"/>
            <w:tcBorders>
              <w:bottom w:val="single" w:sz="12" w:space="0" w:color="auto"/>
            </w:tcBorders>
          </w:tcPr>
          <w:p w14:paraId="465793F1" w14:textId="1901DFF6"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0.34</w:t>
            </w:r>
          </w:p>
        </w:tc>
        <w:tc>
          <w:tcPr>
            <w:tcW w:w="1197" w:type="dxa"/>
            <w:tcBorders>
              <w:bottom w:val="single" w:sz="12" w:space="0" w:color="auto"/>
            </w:tcBorders>
          </w:tcPr>
          <w:p w14:paraId="51497866" w14:textId="3982788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0.42</w:t>
            </w:r>
          </w:p>
        </w:tc>
      </w:tr>
    </w:tbl>
    <w:p w14:paraId="1A717786" w14:textId="0E1A4CA6" w:rsidR="00861AD3" w:rsidRPr="00861AD3" w:rsidRDefault="00861AD3" w:rsidP="00861AD3">
      <w:pPr>
        <w:spacing w:line="480" w:lineRule="auto"/>
        <w:rPr>
          <w:rFonts w:ascii="Times New Roman" w:hAnsi="Times New Roman" w:cs="Times New Roman"/>
        </w:rPr>
      </w:pPr>
      <w:r>
        <w:rPr>
          <w:rFonts w:ascii="Times New Roman" w:hAnsi="Times New Roman" w:cs="Times New Roman" w:hint="eastAsia"/>
          <w:i/>
          <w:iCs/>
        </w:rPr>
        <w:t>N</w:t>
      </w:r>
      <w:r>
        <w:rPr>
          <w:rFonts w:ascii="Times New Roman" w:hAnsi="Times New Roman" w:cs="Times New Roman"/>
          <w:i/>
          <w:iCs/>
        </w:rPr>
        <w:t>ote.</w:t>
      </w:r>
      <w:r>
        <w:rPr>
          <w:rFonts w:ascii="Times New Roman" w:hAnsi="Times New Roman" w:cs="Times New Roman"/>
        </w:rPr>
        <w:t xml:space="preserve"> </w:t>
      </w:r>
      <m:oMath>
        <m:r>
          <w:rPr>
            <w:rFonts w:ascii="Cambria Math" w:hAnsi="Cambria Math" w:cs="Times New Roman"/>
          </w:rPr>
          <m:t>c</m:t>
        </m:r>
      </m:oMath>
      <w:r>
        <w:rPr>
          <w:rFonts w:ascii="Times New Roman" w:hAnsi="Times New Roman" w:cs="Times New Roman" w:hint="eastAsia"/>
        </w:rPr>
        <w:t xml:space="preserve"> </w:t>
      </w:r>
      <w:r>
        <w:rPr>
          <w:rFonts w:ascii="Times New Roman" w:hAnsi="Times New Roman" w:cs="Times New Roman"/>
        </w:rPr>
        <w:t xml:space="preserve">was restricted in </w:t>
      </w:r>
      <m:oMath>
        <m:r>
          <w:rPr>
            <w:rFonts w:ascii="Cambria Math" w:hAnsi="Cambria Math" w:cs="Times New Roman"/>
          </w:rPr>
          <m:t>(0,1)</m:t>
        </m:r>
      </m:oMath>
      <w:r>
        <w:rPr>
          <w:rFonts w:ascii="Times New Roman" w:hAnsi="Times New Roman" w:cs="Times New Roman" w:hint="eastAsia"/>
        </w:rPr>
        <w:t>,</w:t>
      </w:r>
      <w:r>
        <w:rPr>
          <w:rFonts w:ascii="Times New Roman" w:hAnsi="Times New Roman" w:cs="Times New Roman"/>
        </w:rPr>
        <w:t xml:space="preserve"> so its standard deviation cannot reach </w:t>
      </w:r>
      <m:oMath>
        <m:r>
          <w:rPr>
            <w:rFonts w:ascii="Cambria Math" w:hAnsi="Cambria Math" w:cs="Times New Roman"/>
          </w:rPr>
          <m:t>1⋅μ</m:t>
        </m:r>
      </m:oMath>
      <w:r>
        <w:rPr>
          <w:rFonts w:ascii="Times New Roman" w:hAnsi="Times New Roman" w:cs="Times New Roman"/>
        </w:rPr>
        <w:t xml:space="preserve">. The uniform distribution </w:t>
      </w:r>
      <m:oMath>
        <m:r>
          <w:rPr>
            <w:rFonts w:ascii="Cambria Math" w:hAnsi="Cambria Math" w:cs="Times New Roman"/>
          </w:rPr>
          <m:t>U(0,1)</m:t>
        </m:r>
      </m:oMath>
      <w:r>
        <w:rPr>
          <w:rFonts w:ascii="Times New Roman" w:hAnsi="Times New Roman" w:cs="Times New Roman" w:hint="eastAsia"/>
        </w:rPr>
        <w:t xml:space="preserve"> </w:t>
      </w:r>
      <w:r>
        <w:rPr>
          <w:rFonts w:ascii="Times New Roman" w:hAnsi="Times New Roman" w:cs="Times New Roman"/>
        </w:rPr>
        <w:t xml:space="preserve">was approximated by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0,1000</m:t>
            </m:r>
          </m:e>
        </m:d>
        <m:r>
          <w:rPr>
            <w:rFonts w:ascii="Cambria Math" w:hAnsi="Cambria Math" w:cs="Times New Roman"/>
          </w:rPr>
          <m:t>T(0,1)</m:t>
        </m:r>
      </m:oMath>
      <w:r>
        <w:rPr>
          <w:rFonts w:ascii="Times New Roman" w:hAnsi="Times New Roman" w:cs="Times New Roman" w:hint="eastAsia"/>
        </w:rPr>
        <w:t>.</w:t>
      </w:r>
      <w:r w:rsidR="005614D0">
        <w:tab/>
      </w:r>
    </w:p>
    <w:p w14:paraId="3EA50804" w14:textId="30F8140A" w:rsidR="00880292" w:rsidRPr="005614D0" w:rsidRDefault="00880292" w:rsidP="00057486">
      <w:pPr>
        <w:pStyle w:val="3"/>
        <w:rPr>
          <w:rFonts w:ascii="Times New Roman" w:hAnsi="Times New Roman" w:cs="Times New Roman"/>
          <w:sz w:val="24"/>
          <w:szCs w:val="24"/>
        </w:rPr>
      </w:pPr>
      <w:r w:rsidRPr="005614D0">
        <w:rPr>
          <w:rFonts w:ascii="Times New Roman" w:hAnsi="Times New Roman" w:cs="Times New Roman"/>
          <w:i/>
          <w:iCs/>
          <w:sz w:val="24"/>
          <w:szCs w:val="24"/>
        </w:rPr>
        <w:lastRenderedPageBreak/>
        <w:t>PTT model</w:t>
      </w:r>
      <w:r w:rsidRPr="005614D0">
        <w:rPr>
          <w:rFonts w:ascii="Times New Roman" w:hAnsi="Times New Roman" w:cs="Times New Roman"/>
          <w:sz w:val="24"/>
          <w:szCs w:val="24"/>
        </w:rPr>
        <w:t xml:space="preserve"> </w:t>
      </w:r>
      <w:r w:rsidRPr="005614D0">
        <w:rPr>
          <w:rFonts w:ascii="Times New Roman" w:hAnsi="Times New Roman" w:cs="Times New Roman"/>
          <w:sz w:val="24"/>
          <w:szCs w:val="24"/>
        </w:rPr>
        <w:fldChar w:fldCharType="begin"/>
      </w:r>
      <w:r w:rsidR="0023359C" w:rsidRPr="005614D0">
        <w:rPr>
          <w:rFonts w:ascii="Times New Roman" w:hAnsi="Times New Roman" w:cs="Times New Roman"/>
          <w:sz w:val="24"/>
          <w:szCs w:val="24"/>
        </w:rPr>
        <w:instrText xml:space="preserve"> ADDIN ZOTERO_ITEM CSL_CITATION {"citationID":"VHfHJfOY","properties":{"formattedCitation":"(Baucells &amp; Heukamp, 2010)","plainCitation":"(Baucells &amp; Heukamp, 2010)","noteIndex":0},"citationItems":[{"id":24974,"uris":["http://zotero.org/users/5418352/items/LBUJQF5A"],"uri":["http://zotero.org/users/5418352/items/LBUJQF5A"],"itemData":{"id":24974,"type":"article-journal","container-title":"Theory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Pr="005614D0">
        <w:rPr>
          <w:rFonts w:ascii="Times New Roman" w:hAnsi="Times New Roman" w:cs="Times New Roman"/>
          <w:sz w:val="24"/>
          <w:szCs w:val="24"/>
        </w:rPr>
        <w:fldChar w:fldCharType="separate"/>
      </w:r>
      <w:r w:rsidRPr="005614D0">
        <w:rPr>
          <w:rFonts w:ascii="Times New Roman" w:hAnsi="Times New Roman" w:cs="Times New Roman"/>
          <w:sz w:val="24"/>
          <w:szCs w:val="24"/>
        </w:rPr>
        <w:t>(Baucells &amp; Heukamp, 2010)</w:t>
      </w:r>
      <w:r w:rsidRPr="005614D0">
        <w:rPr>
          <w:rFonts w:ascii="Times New Roman" w:hAnsi="Times New Roman" w:cs="Times New Roman"/>
          <w:sz w:val="24"/>
          <w:szCs w:val="24"/>
        </w:rPr>
        <w:fldChar w:fldCharType="end"/>
      </w:r>
    </w:p>
    <w:p w14:paraId="12881E69" w14:textId="0B036BCD" w:rsidR="00BD4E05" w:rsidRPr="00BD4E05" w:rsidRDefault="003B17D6"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1-β</m:t>
                          </m:r>
                        </m:sup>
                      </m:sSup>
                    </m:sup>
                  </m:sSup>
                </m:num>
                <m:den>
                  <m:r>
                    <w:rPr>
                      <w:rFonts w:ascii="Cambria Math" w:hAnsi="Cambria Math" w:cs="Times New Roman"/>
                    </w:rPr>
                    <m:t>α</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43AD6A1E" w14:textId="6ECCC694" w:rsidR="00BD4E05" w:rsidRPr="00BD4E05" w:rsidRDefault="003B17D6"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w</m:t>
              </m:r>
              <m:d>
                <m:dPr>
                  <m:ctrlPr>
                    <w:rPr>
                      <w:rFonts w:ascii="Cambria Math" w:hAnsi="Cambria Math" w:cs="Times New Roman"/>
                      <w:i/>
                    </w:rPr>
                  </m:ctrlPr>
                </m:dPr>
                <m:e>
                  <m:r>
                    <w:rPr>
                      <w:rFonts w:ascii="Cambria Math" w:hAnsi="Cambria Math" w:cs="Times New Roman"/>
                    </w:rPr>
                    <m:t>p,t;x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Rt</m:t>
                              </m:r>
                            </m:num>
                            <m:den>
                              <m:d>
                                <m:dPr>
                                  <m:begChr m:val="|"/>
                                  <m:endChr m:val="|"/>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r>
                                <w:rPr>
                                  <w:rFonts w:ascii="Cambria Math" w:hAnsi="Cambria Math" w:cs="Times New Roman"/>
                                </w:rPr>
                                <m:t>p</m:t>
                              </m:r>
                            </m:e>
                          </m:func>
                        </m:e>
                      </m:d>
                    </m:e>
                    <m:sup>
                      <m:r>
                        <w:rPr>
                          <w:rFonts w:ascii="Cambria Math" w:hAnsi="Cambria Math" w:cs="Times New Roman"/>
                        </w:rPr>
                        <m:t>γ</m:t>
                      </m:r>
                    </m:sup>
                  </m:sSup>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396D125" w14:textId="74A6804E" w:rsidR="00F07F8F" w:rsidRPr="00F07F8F" w:rsidRDefault="00376673" w:rsidP="00F07F8F">
      <w:pPr>
        <w:spacing w:line="480" w:lineRule="auto"/>
        <w:jc w:val="both"/>
        <w:rPr>
          <w:rFonts w:ascii="Times New Roman" w:hAnsi="Times New Roman" w:cs="Times New Roman"/>
          <w:kern w:val="2"/>
        </w:rPr>
      </w:pPr>
      <w:r>
        <w:rPr>
          <w:rFonts w:ascii="Times New Roman" w:hAnsi="Times New Roman" w:cs="Times New Roman"/>
        </w:rPr>
        <w:tab/>
      </w:r>
      <w:r w:rsidR="00F07F8F" w:rsidRPr="00975C28">
        <w:rPr>
          <w:rFonts w:ascii="Times New Roman" w:hAnsi="Times New Roman" w:cs="Times New Roman"/>
        </w:rPr>
        <w:t xml:space="preserve">The </w:t>
      </w:r>
      <w:r w:rsidR="00F07F8F">
        <w:rPr>
          <w:rFonts w:ascii="Times New Roman" w:hAnsi="Times New Roman" w:cs="Times New Roman"/>
        </w:rPr>
        <w:t xml:space="preserve">bounds of the PTT’s parameters according to the </w:t>
      </w:r>
      <w:r w:rsidR="00F07F8F" w:rsidRPr="00975C28">
        <w:rPr>
          <w:rFonts w:ascii="Times New Roman" w:hAnsi="Times New Roman" w:cs="Times New Roman"/>
        </w:rPr>
        <w:t>logic and theory</w:t>
      </w:r>
      <w:r w:rsidR="00F07F8F">
        <w:rPr>
          <w:rFonts w:ascii="Times New Roman" w:hAnsi="Times New Roman" w:cs="Times New Roman"/>
        </w:rPr>
        <w:t xml:space="preserve"> are</w:t>
      </w:r>
      <w:r w:rsidR="00F07F8F">
        <w:rPr>
          <w:rFonts w:ascii="Times New Roman" w:hAnsi="Times New Roman" w:cs="Times New Roman" w:hint="eastAsia"/>
        </w:rPr>
        <w:t xml:space="preserve"> </w:t>
      </w:r>
      <m:oMath>
        <m:r>
          <w:rPr>
            <w:rFonts w:ascii="Cambria Math" w:hAnsi="Cambria Math" w:cs="Times New Roman"/>
          </w:rPr>
          <m:t>α&gt;0, β&lt;1, R&gt;0</m:t>
        </m:r>
      </m:oMath>
      <w:r w:rsidR="00F07F8F">
        <w:rPr>
          <w:rFonts w:ascii="Times New Roman" w:hAnsi="Times New Roman" w:cs="Times New Roman" w:hint="eastAsia"/>
        </w:rPr>
        <w:t xml:space="preserve"> </w:t>
      </w:r>
      <w:r w:rsidR="00F07F8F">
        <w:rPr>
          <w:rFonts w:ascii="Times New Roman" w:hAnsi="Times New Roman" w:cs="Times New Roman"/>
        </w:rPr>
        <w:t xml:space="preserve">and </w:t>
      </w:r>
      <m:oMath>
        <m:r>
          <w:rPr>
            <w:rFonts w:ascii="Cambria Math" w:hAnsi="Cambria Math" w:cs="Times New Roman"/>
          </w:rPr>
          <m:t>0&lt;γ&lt;1</m:t>
        </m:r>
      </m:oMath>
      <w:r w:rsidR="00F07F8F">
        <w:rPr>
          <w:rFonts w:ascii="Times New Roman" w:hAnsi="Times New Roman" w:cs="Times New Roman" w:hint="eastAsia"/>
        </w:rPr>
        <w:t>.</w:t>
      </w:r>
    </w:p>
    <w:p w14:paraId="6B268DD3" w14:textId="0C38EABF" w:rsidR="00880292" w:rsidRPr="00975C28" w:rsidRDefault="00057486" w:rsidP="00880292">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b/>
          <w:bCs/>
        </w:rPr>
        <w:tab/>
      </w:r>
      <w:r w:rsidR="00880292"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{"citationID":"oGWK6FQt","properties":{"formattedCitation":"(Baucells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880292" w:rsidRPr="00975C28">
        <w:rPr>
          <w:rFonts w:ascii="Times New Roman" w:hAnsi="Times New Roman" w:cs="Times New Roman"/>
          <w:b/>
          <w:bCs/>
        </w:rPr>
        <w:fldChar w:fldCharType="separate"/>
      </w:r>
      <w:r w:rsidR="00880292" w:rsidRPr="00975C28">
        <w:rPr>
          <w:rFonts w:ascii="Times New Roman" w:hAnsi="Times New Roman" w:cs="Times New Roman"/>
        </w:rPr>
        <w:t xml:space="preserve">Baucells </w:t>
      </w:r>
      <w:r w:rsidR="00E31447">
        <w:rPr>
          <w:rFonts w:ascii="Times New Roman" w:hAnsi="Times New Roman" w:cs="Times New Roman"/>
        </w:rPr>
        <w:t>and</w:t>
      </w:r>
      <w:r w:rsidR="00880292" w:rsidRPr="00975C28">
        <w:rPr>
          <w:rFonts w:ascii="Times New Roman" w:hAnsi="Times New Roman" w:cs="Times New Roman"/>
        </w:rPr>
        <w:t xml:space="preserve"> Heukamp </w:t>
      </w:r>
      <w:r w:rsidR="00E31447">
        <w:rPr>
          <w:rFonts w:ascii="Times New Roman" w:hAnsi="Times New Roman" w:cs="Times New Roman"/>
        </w:rPr>
        <w:t>(</w:t>
      </w:r>
      <w:r w:rsidR="00880292" w:rsidRPr="00975C28">
        <w:rPr>
          <w:rFonts w:ascii="Times New Roman" w:hAnsi="Times New Roman" w:cs="Times New Roman"/>
        </w:rPr>
        <w:t>2010)</w:t>
      </w:r>
      <w:r w:rsidR="00880292" w:rsidRPr="00975C28">
        <w:rPr>
          <w:rFonts w:ascii="Times New Roman" w:hAnsi="Times New Roman" w:cs="Times New Roman"/>
          <w:b/>
          <w:bCs/>
        </w:rPr>
        <w:fldChar w:fldCharType="end"/>
      </w:r>
      <w:r w:rsidR="00880292" w:rsidRPr="00975C28">
        <w:rPr>
          <w:rFonts w:ascii="Times New Roman" w:hAnsi="Times New Roman" w:cs="Times New Roman"/>
          <w:b/>
          <w:bCs/>
        </w:rPr>
        <w:t xml:space="preserve"> </w:t>
      </w:r>
      <w:r w:rsidR="00F07F8F">
        <w:rPr>
          <w:rFonts w:ascii="Times New Roman" w:hAnsi="Times New Roman" w:cs="Times New Roman"/>
        </w:rPr>
        <w:t>fitted the PTT to an experiment</w:t>
      </w:r>
      <w:r w:rsidR="00880292" w:rsidRPr="00975C28">
        <w:rPr>
          <w:rFonts w:ascii="Times New Roman" w:hAnsi="Times New Roman" w:cs="Times New Roman"/>
        </w:rPr>
        <w:t xml:space="preserve"> done in EURO and the range</w:t>
      </w:r>
      <w:r w:rsidRPr="00975C28">
        <w:rPr>
          <w:rFonts w:ascii="Times New Roman" w:hAnsi="Times New Roman" w:cs="Times New Roman"/>
        </w:rPr>
        <w:t xml:space="preserve"> of amounts</w:t>
      </w:r>
      <w:r w:rsidR="00880292" w:rsidRPr="00975C28">
        <w:rPr>
          <w:rFonts w:ascii="Times New Roman" w:hAnsi="Times New Roman" w:cs="Times New Roman"/>
        </w:rPr>
        <w:t xml:space="preserve"> </w:t>
      </w:r>
      <w:r w:rsidRPr="00975C28">
        <w:rPr>
          <w:rFonts w:ascii="Times New Roman" w:hAnsi="Times New Roman" w:cs="Times New Roman"/>
        </w:rPr>
        <w:t>was</w:t>
      </w:r>
      <w:r w:rsidR="00880292" w:rsidRPr="00975C28">
        <w:rPr>
          <w:rFonts w:ascii="Times New Roman" w:hAnsi="Times New Roman" w:cs="Times New Roman"/>
        </w:rPr>
        <w:t xml:space="preserve"> much narrower than the current study</w:t>
      </w:r>
      <w:r w:rsidRPr="00975C28">
        <w:rPr>
          <w:rFonts w:ascii="Times New Roman" w:hAnsi="Times New Roman" w:cs="Times New Roman"/>
        </w:rPr>
        <w:t>.</w:t>
      </w:r>
      <w:r w:rsidR="00880292" w:rsidRPr="00975C28">
        <w:rPr>
          <w:rFonts w:ascii="Times New Roman" w:hAnsi="Times New Roman" w:cs="Times New Roman"/>
        </w:rPr>
        <w:t xml:space="preserve"> </w:t>
      </w:r>
      <w:r w:rsidR="00414E92">
        <w:rPr>
          <w:rFonts w:ascii="Times New Roman" w:hAnsi="Times New Roman" w:cs="Times New Roman"/>
        </w:rPr>
        <w:t xml:space="preserve">The values of its estimates </w:t>
      </w:r>
      <w:proofErr w:type="gramStart"/>
      <w:r w:rsidR="00C848D5">
        <w:rPr>
          <w:rFonts w:ascii="Times New Roman" w:hAnsi="Times New Roman" w:cs="Times New Roman"/>
        </w:rPr>
        <w:t>was</w:t>
      </w:r>
      <w:proofErr w:type="gramEnd"/>
      <w:r w:rsidR="00C848D5">
        <w:rPr>
          <w:rFonts w:ascii="Times New Roman" w:hAnsi="Times New Roman" w:cs="Times New Roman"/>
        </w:rPr>
        <w:t xml:space="preserve"> not applicable since amount presented in the current experiment was in dollar</w:t>
      </w:r>
      <w:r w:rsidR="00414E92">
        <w:rPr>
          <w:rFonts w:ascii="Times New Roman" w:hAnsi="Times New Roman" w:cs="Times New Roman"/>
        </w:rPr>
        <w:t xml:space="preserve">, but </w:t>
      </w:r>
      <w:r w:rsidR="00F07F8F">
        <w:rPr>
          <w:rFonts w:ascii="Times New Roman" w:hAnsi="Times New Roman" w:cs="Times New Roman"/>
        </w:rPr>
        <w:t xml:space="preserve">I made assumptions based the </w:t>
      </w:r>
      <w:r w:rsidR="00880292" w:rsidRPr="00975C28">
        <w:rPr>
          <w:rFonts w:ascii="Times New Roman" w:hAnsi="Times New Roman" w:cs="Times New Roman"/>
        </w:rPr>
        <w:t xml:space="preserve">qualitative information </w:t>
      </w:r>
      <w:r w:rsidR="00414E92">
        <w:rPr>
          <w:rFonts w:ascii="Times New Roman" w:hAnsi="Times New Roman" w:cs="Times New Roman"/>
        </w:rPr>
        <w:t>they provided.</w:t>
      </w:r>
    </w:p>
    <w:p w14:paraId="5C692FFA" w14:textId="3F14BF6A" w:rsidR="00880292" w:rsidRDefault="00880292" w:rsidP="00880292">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r>
      <m:oMath>
        <m:r>
          <w:rPr>
            <w:rFonts w:ascii="Cambria Math" w:hAnsi="Cambria Math" w:cs="Times New Roman"/>
          </w:rPr>
          <m:t>α</m:t>
        </m:r>
      </m:oMath>
      <w:r w:rsidRPr="00975C28">
        <w:rPr>
          <w:rFonts w:ascii="Times New Roman" w:hAnsi="Times New Roman" w:cs="Times New Roman"/>
        </w:rPr>
        <w:t xml:space="preserve"> and </w:t>
      </w:r>
      <m:oMath>
        <m:r>
          <w:rPr>
            <w:rFonts w:ascii="Cambria Math" w:hAnsi="Cambria Math" w:cs="Times New Roman"/>
          </w:rPr>
          <m:t>β</m:t>
        </m:r>
      </m:oMath>
      <w:r w:rsidRPr="00975C28">
        <w:rPr>
          <w:rFonts w:ascii="Times New Roman" w:hAnsi="Times New Roman" w:cs="Times New Roman"/>
        </w:rPr>
        <w:t xml:space="preserve"> control sensitivity to amount. The sensitivity to amount diminishes as amount increases when </w:t>
      </w:r>
      <m:oMath>
        <m:r>
          <w:rPr>
            <w:rFonts w:ascii="Cambria Math" w:hAnsi="Cambria Math" w:cs="Times New Roman"/>
          </w:rPr>
          <m:t>0&lt;β&lt;1</m:t>
        </m:r>
      </m:oMath>
      <w:r w:rsidRPr="00975C28">
        <w:rPr>
          <w:rFonts w:ascii="Times New Roman" w:hAnsi="Times New Roman" w:cs="Times New Roman"/>
        </w:rPr>
        <w:t xml:space="preserve"> while the sensitivity increases when </w:t>
      </w:r>
      <m:oMath>
        <m:r>
          <w:rPr>
            <w:rFonts w:ascii="Cambria Math" w:hAnsi="Cambria Math" w:cs="Times New Roman"/>
          </w:rPr>
          <m:t>β&gt;1</m:t>
        </m:r>
      </m:oMath>
      <w:r w:rsidRPr="00975C28">
        <w:rPr>
          <w:rFonts w:ascii="Times New Roman" w:hAnsi="Times New Roman" w:cs="Times New Roman"/>
        </w:rPr>
        <w:t xml:space="preserve">.  In </w:t>
      </w:r>
      <w:bookmarkStart w:id="22" w:name="OLE_LINK9"/>
      <w:r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{"citationID":"9I3ZIyqq","properties":{"formattedCitation":"(Baucells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Pr="00975C28">
        <w:rPr>
          <w:rFonts w:ascii="Times New Roman" w:hAnsi="Times New Roman" w:cs="Times New Roman"/>
          <w:b/>
          <w:bCs/>
        </w:rPr>
        <w:fldChar w:fldCharType="separate"/>
      </w:r>
      <w:r w:rsidRPr="00975C28">
        <w:rPr>
          <w:rFonts w:ascii="Times New Roman" w:hAnsi="Times New Roman" w:cs="Times New Roman"/>
        </w:rPr>
        <w:t xml:space="preserve">Baucells </w:t>
      </w:r>
      <w:r w:rsidR="00E31447">
        <w:rPr>
          <w:rFonts w:ascii="Times New Roman" w:hAnsi="Times New Roman" w:cs="Times New Roman"/>
        </w:rPr>
        <w:t>and</w:t>
      </w:r>
      <w:r w:rsidRPr="00975C28">
        <w:rPr>
          <w:rFonts w:ascii="Times New Roman" w:hAnsi="Times New Roman" w:cs="Times New Roman"/>
        </w:rPr>
        <w:t xml:space="preserve"> Heukamp </w:t>
      </w:r>
      <w:r w:rsidR="00E31447">
        <w:rPr>
          <w:rFonts w:ascii="Times New Roman" w:hAnsi="Times New Roman" w:cs="Times New Roman"/>
        </w:rPr>
        <w:t>(</w:t>
      </w:r>
      <w:r w:rsidRPr="00975C28">
        <w:rPr>
          <w:rFonts w:ascii="Times New Roman" w:hAnsi="Times New Roman" w:cs="Times New Roman"/>
        </w:rPr>
        <w:t>2010)</w:t>
      </w:r>
      <w:r w:rsidRPr="00975C28">
        <w:rPr>
          <w:rFonts w:ascii="Times New Roman" w:hAnsi="Times New Roman" w:cs="Times New Roman"/>
          <w:b/>
          <w:bCs/>
        </w:rPr>
        <w:fldChar w:fldCharType="end"/>
      </w:r>
      <w:bookmarkEnd w:id="22"/>
      <w:r w:rsidR="00F07F8F">
        <w:rPr>
          <w:rFonts w:ascii="Times New Roman" w:hAnsi="Times New Roman" w:cs="Times New Roman"/>
          <w:b/>
          <w:bCs/>
        </w:rPr>
        <w:t>,</w:t>
      </w:r>
      <w:r w:rsidRPr="00975C28">
        <w:rPr>
          <w:rFonts w:ascii="Times New Roman" w:hAnsi="Times New Roman" w:cs="Times New Roman"/>
        </w:rPr>
        <w:t xml:space="preserve"> </w:t>
      </w:r>
      <m:oMath>
        <m:r>
          <w:rPr>
            <w:rFonts w:ascii="Cambria Math" w:hAnsi="Cambria Math" w:cs="Times New Roman"/>
          </w:rPr>
          <m:t>β=0.03</m:t>
        </m:r>
      </m:oMath>
      <w:r w:rsidRPr="00975C28">
        <w:rPr>
          <w:rFonts w:ascii="Times New Roman" w:hAnsi="Times New Roman" w:cs="Times New Roman"/>
        </w:rPr>
        <w:t xml:space="preserve"> implie</w:t>
      </w:r>
      <w:r w:rsidR="00414E92">
        <w:rPr>
          <w:rFonts w:ascii="Times New Roman" w:hAnsi="Times New Roman" w:cs="Times New Roman"/>
        </w:rPr>
        <w:t xml:space="preserve">d slight </w:t>
      </w:r>
      <w:r w:rsidR="00414E92" w:rsidRPr="00975C28">
        <w:rPr>
          <w:rFonts w:ascii="Times New Roman" w:hAnsi="Times New Roman" w:cs="Times New Roman"/>
        </w:rPr>
        <w:t>diminish</w:t>
      </w:r>
      <w:r w:rsidR="00414E92">
        <w:rPr>
          <w:rFonts w:ascii="Times New Roman" w:hAnsi="Times New Roman" w:cs="Times New Roman"/>
        </w:rPr>
        <w:t>ing</w:t>
      </w:r>
      <w:r w:rsidRPr="00975C28">
        <w:rPr>
          <w:rFonts w:ascii="Times New Roman" w:hAnsi="Times New Roman" w:cs="Times New Roman"/>
        </w:rPr>
        <w:t xml:space="preserve"> sensitivity to amount</w:t>
      </w:r>
      <w:r w:rsidR="00614085" w:rsidRPr="00975C28">
        <w:rPr>
          <w:rFonts w:ascii="Times New Roman" w:hAnsi="Times New Roman" w:cs="Times New Roman"/>
        </w:rPr>
        <w:t>, so</w:t>
      </w:r>
      <w:r w:rsidRPr="00975C28">
        <w:rPr>
          <w:rFonts w:ascii="Times New Roman" w:hAnsi="Times New Roman" w:cs="Times New Roman"/>
        </w:rPr>
        <w:t xml:space="preserve"> I set </w:t>
      </w:r>
      <m:oMath>
        <m:r>
          <w:rPr>
            <w:rFonts w:ascii="Cambria Math" w:hAnsi="Cambria Math" w:cs="Times New Roman"/>
          </w:rPr>
          <m:t>β~N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T(0,1)</m:t>
        </m:r>
      </m:oMath>
      <w:r w:rsidRPr="00975C28">
        <w:rPr>
          <w:rFonts w:ascii="Times New Roman" w:hAnsi="Times New Roman" w:cs="Times New Roman"/>
        </w:rPr>
        <w:t xml:space="preserve">. </w:t>
      </w:r>
      <m:oMath>
        <m:r>
          <w:rPr>
            <w:rFonts w:ascii="Cambria Math" w:hAnsi="Cambria Math" w:cs="Times New Roman"/>
          </w:rPr>
          <m:t>α</m:t>
        </m:r>
      </m:oMath>
      <w:r w:rsidR="00134308" w:rsidRPr="00975C28">
        <w:rPr>
          <w:rFonts w:ascii="Times New Roman" w:hAnsi="Times New Roman" w:cs="Times New Roman"/>
        </w:rPr>
        <w:t xml:space="preserve"> </w:t>
      </w:r>
      <w:r w:rsidR="00476B05" w:rsidRPr="00975C28">
        <w:rPr>
          <w:rFonts w:ascii="Times New Roman" w:hAnsi="Times New Roman" w:cs="Times New Roman"/>
        </w:rPr>
        <w:t>controls</w:t>
      </w:r>
      <w:r w:rsidR="00134308" w:rsidRPr="00975C28">
        <w:rPr>
          <w:rFonts w:ascii="Times New Roman" w:hAnsi="Times New Roman" w:cs="Times New Roman"/>
        </w:rPr>
        <w:t xml:space="preserve"> </w:t>
      </w:r>
      <w:r w:rsidR="00476B05" w:rsidRPr="00975C28">
        <w:rPr>
          <w:rFonts w:ascii="Times New Roman" w:hAnsi="Times New Roman" w:cs="Times New Roman"/>
        </w:rPr>
        <w:t xml:space="preserve">how the subjective value is proportionally affected by the change in amount, i.e., </w:t>
      </w:r>
      <w:r w:rsidRPr="00975C28">
        <w:rPr>
          <w:rFonts w:ascii="Times New Roman" w:hAnsi="Times New Roman" w:cs="Times New Roman"/>
        </w:rPr>
        <w:t>the elasticity</w:t>
      </w:r>
      <w:r w:rsidR="00476B05" w:rsidRPr="00975C28">
        <w:rPr>
          <w:rFonts w:ascii="Times New Roman" w:hAnsi="Times New Roman" w:cs="Times New Roman"/>
        </w:rPr>
        <w:t xml:space="preserve"> of the subjective value. In </w:t>
      </w:r>
      <w:r w:rsidR="00E31447"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{"citationID":"jWDWc73N","properties":{"formattedCitation":"(Baucells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E31447" w:rsidRPr="00975C28">
        <w:rPr>
          <w:rFonts w:ascii="Times New Roman" w:hAnsi="Times New Roman" w:cs="Times New Roman"/>
          <w:b/>
          <w:bCs/>
        </w:rPr>
        <w:fldChar w:fldCharType="separate"/>
      </w:r>
      <w:r w:rsidR="00E31447" w:rsidRPr="00975C28">
        <w:rPr>
          <w:rFonts w:ascii="Times New Roman" w:hAnsi="Times New Roman" w:cs="Times New Roman"/>
        </w:rPr>
        <w:t xml:space="preserve">Baucells </w:t>
      </w:r>
      <w:r w:rsidR="00E31447">
        <w:rPr>
          <w:rFonts w:ascii="Times New Roman" w:hAnsi="Times New Roman" w:cs="Times New Roman"/>
        </w:rPr>
        <w:t>and</w:t>
      </w:r>
      <w:r w:rsidR="00E31447" w:rsidRPr="00975C28">
        <w:rPr>
          <w:rFonts w:ascii="Times New Roman" w:hAnsi="Times New Roman" w:cs="Times New Roman"/>
        </w:rPr>
        <w:t xml:space="preserve"> Heukamp </w:t>
      </w:r>
      <w:r w:rsidR="00E31447">
        <w:rPr>
          <w:rFonts w:ascii="Times New Roman" w:hAnsi="Times New Roman" w:cs="Times New Roman"/>
        </w:rPr>
        <w:t>(</w:t>
      </w:r>
      <w:r w:rsidR="00E31447" w:rsidRPr="00975C28">
        <w:rPr>
          <w:rFonts w:ascii="Times New Roman" w:hAnsi="Times New Roman" w:cs="Times New Roman"/>
        </w:rPr>
        <w:t>2010)</w:t>
      </w:r>
      <w:r w:rsidR="00E31447" w:rsidRPr="00975C28">
        <w:rPr>
          <w:rFonts w:ascii="Times New Roman" w:hAnsi="Times New Roman" w:cs="Times New Roman"/>
          <w:b/>
          <w:bCs/>
        </w:rPr>
        <w:fldChar w:fldCharType="end"/>
      </w:r>
      <w:r w:rsidR="00476B05" w:rsidRPr="00975C28">
        <w:rPr>
          <w:rFonts w:ascii="Times New Roman" w:hAnsi="Times New Roman" w:cs="Times New Roman"/>
          <w:b/>
          <w:bCs/>
        </w:rPr>
        <w:t>,</w:t>
      </w:r>
      <w:r w:rsidRPr="00975C28">
        <w:rPr>
          <w:rFonts w:ascii="Times New Roman" w:hAnsi="Times New Roman" w:cs="Times New Roman"/>
        </w:rPr>
        <w:t xml:space="preserve"> </w:t>
      </w:r>
      <m:oMath>
        <m:r>
          <w:rPr>
            <w:rFonts w:ascii="Cambria Math" w:hAnsi="Cambria Math" w:cs="Times New Roman"/>
          </w:rPr>
          <m:t>α=0.0018</m:t>
        </m:r>
      </m:oMath>
      <w:r w:rsidRPr="00975C28">
        <w:rPr>
          <w:rFonts w:ascii="Times New Roman" w:hAnsi="Times New Roman" w:cs="Times New Roman"/>
        </w:rPr>
        <w:t xml:space="preserve"> </w:t>
      </w:r>
      <w:r w:rsidR="00476B05" w:rsidRPr="00975C28">
        <w:rPr>
          <w:rFonts w:ascii="Times New Roman" w:hAnsi="Times New Roman" w:cs="Times New Roman"/>
        </w:rPr>
        <w:t>suggest</w:t>
      </w:r>
      <w:r w:rsidR="00414E92">
        <w:rPr>
          <w:rFonts w:ascii="Times New Roman" w:hAnsi="Times New Roman" w:cs="Times New Roman"/>
        </w:rPr>
        <w:t>ed</w:t>
      </w:r>
      <w:r w:rsidR="00476B05" w:rsidRPr="00975C28">
        <w:rPr>
          <w:rFonts w:ascii="Times New Roman" w:hAnsi="Times New Roman" w:cs="Times New Roman"/>
        </w:rPr>
        <w:t xml:space="preserve"> the subjective value</w:t>
      </w:r>
      <w:r w:rsidR="00414E92">
        <w:rPr>
          <w:rFonts w:ascii="Times New Roman" w:hAnsi="Times New Roman" w:cs="Times New Roman"/>
        </w:rPr>
        <w:t xml:space="preserve"> wa</w:t>
      </w:r>
      <w:r w:rsidR="00476B05" w:rsidRPr="00975C28">
        <w:rPr>
          <w:rFonts w:ascii="Times New Roman" w:hAnsi="Times New Roman" w:cs="Times New Roman"/>
        </w:rPr>
        <w:t>s almost inelastic, so</w:t>
      </w:r>
      <w:r w:rsidRPr="00975C28">
        <w:rPr>
          <w:rFonts w:ascii="Times New Roman" w:hAnsi="Times New Roman" w:cs="Times New Roman"/>
        </w:rPr>
        <w:t xml:space="preserve"> I set </w:t>
      </w:r>
      <m:oMath>
        <m:r>
          <w:rPr>
            <w:rFonts w:ascii="Cambria Math" w:hAnsi="Cambria Math" w:cs="Times New Roman"/>
          </w:rPr>
          <m:t>α~N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Pr="00975C28">
        <w:rPr>
          <w:rFonts w:ascii="Times New Roman" w:hAnsi="Times New Roman" w:cs="Times New Roman"/>
        </w:rPr>
        <w:t xml:space="preserve">. </w:t>
      </w:r>
      <w:r w:rsidR="00ED177E" w:rsidRPr="00975C28">
        <w:rPr>
          <w:rFonts w:ascii="Times New Roman" w:hAnsi="Times New Roman" w:cs="Times New Roman"/>
        </w:rPr>
        <w:t xml:space="preserve">PTT transfers delay into risk. The transfer rate </w:t>
      </w:r>
      <m:oMath>
        <m:f>
          <m:fPr>
            <m:ctrlPr>
              <w:rPr>
                <w:rFonts w:ascii="Cambria Math" w:hAnsi="Cambria Math" w:cs="Times New Roman"/>
                <w:i/>
              </w:rPr>
            </m:ctrlPr>
          </m:fPr>
          <m:num>
            <m:r>
              <w:rPr>
                <w:rFonts w:ascii="Cambria Math" w:hAnsi="Cambria Math" w:cs="Times New Roman"/>
              </w:rPr>
              <m:t>R</m:t>
            </m:r>
          </m:num>
          <m:den>
            <m:d>
              <m:dPr>
                <m:begChr m:val="|"/>
                <m:endChr m:val="|"/>
                <m:ctrlPr>
                  <w:rPr>
                    <w:rFonts w:ascii="Cambria Math" w:hAnsi="Cambria Math" w:cs="Times New Roman"/>
                    <w:i/>
                  </w:rPr>
                </m:ctrlPr>
              </m:dPr>
              <m:e>
                <m:r>
                  <w:rPr>
                    <w:rFonts w:ascii="Cambria Math" w:hAnsi="Cambria Math" w:cs="Times New Roman"/>
                  </w:rPr>
                  <m:t>x</m:t>
                </m:r>
              </m:e>
            </m:d>
          </m:den>
        </m:f>
      </m:oMath>
      <w:r w:rsidR="00ED177E" w:rsidRPr="00975C28">
        <w:rPr>
          <w:rFonts w:ascii="Times New Roman" w:hAnsi="Times New Roman" w:cs="Times New Roman"/>
        </w:rPr>
        <w:t xml:space="preserve"> </w:t>
      </w:r>
      <w:r w:rsidRPr="00975C28">
        <w:rPr>
          <w:rFonts w:ascii="Times New Roman" w:hAnsi="Times New Roman" w:cs="Times New Roman"/>
        </w:rPr>
        <w:t xml:space="preserve">decreases as </w:t>
      </w:r>
      <w:r w:rsidR="00ED177E" w:rsidRPr="00975C28">
        <w:rPr>
          <w:rFonts w:ascii="Times New Roman" w:hAnsi="Times New Roman" w:cs="Times New Roman"/>
        </w:rPr>
        <w:t>the absolute</w:t>
      </w:r>
      <w:r w:rsidRPr="00975C28">
        <w:rPr>
          <w:rFonts w:ascii="Times New Roman" w:hAnsi="Times New Roman" w:cs="Times New Roman"/>
        </w:rPr>
        <w:t xml:space="preserve"> </w:t>
      </w:r>
      <w:r w:rsidR="00ED177E" w:rsidRPr="00975C28">
        <w:rPr>
          <w:rFonts w:ascii="Times New Roman" w:hAnsi="Times New Roman" w:cs="Times New Roman"/>
        </w:rPr>
        <w:t xml:space="preserve">value of </w:t>
      </w:r>
      <w:r w:rsidRPr="00975C28">
        <w:rPr>
          <w:rFonts w:ascii="Times New Roman" w:hAnsi="Times New Roman" w:cs="Times New Roman"/>
        </w:rPr>
        <w:t>amount</w:t>
      </w:r>
      <w:r w:rsidR="00ED177E" w:rsidRPr="00975C28">
        <w:rPr>
          <w:rFonts w:ascii="Times New Roman" w:hAnsi="Times New Roman" w:cs="Times New Roman"/>
        </w:rPr>
        <w:t xml:space="preserve"> increases</w:t>
      </w:r>
      <w:r w:rsidRPr="00975C28">
        <w:rPr>
          <w:rFonts w:ascii="Times New Roman" w:hAnsi="Times New Roman" w:cs="Times New Roman"/>
        </w:rPr>
        <w:t xml:space="preserve">. </w:t>
      </w:r>
      <w:r w:rsidR="00C848D5">
        <w:rPr>
          <w:rFonts w:ascii="Times New Roman" w:hAnsi="Times New Roman" w:cs="Times New Roman"/>
        </w:rPr>
        <w:t>S</w:t>
      </w:r>
      <w:r w:rsidR="00C848D5" w:rsidRPr="00975C28">
        <w:rPr>
          <w:rFonts w:ascii="Times New Roman" w:hAnsi="Times New Roman" w:cs="Times New Roman"/>
        </w:rPr>
        <w:t xml:space="preserve">ince its value </w:t>
      </w:r>
      <w:r w:rsidR="00C848D5">
        <w:rPr>
          <w:rFonts w:ascii="Times New Roman" w:hAnsi="Times New Roman" w:cs="Times New Roman"/>
        </w:rPr>
        <w:t>is sensitive to amount,</w:t>
      </w:r>
      <w:r w:rsidR="00C848D5" w:rsidRPr="00975C28">
        <w:rPr>
          <w:rFonts w:ascii="Times New Roman" w:hAnsi="Times New Roman" w:cs="Times New Roman"/>
        </w:rPr>
        <w:t xml:space="preserve"> </w:t>
      </w:r>
      <w:r w:rsidRPr="00975C28">
        <w:rPr>
          <w:rFonts w:ascii="Times New Roman" w:hAnsi="Times New Roman" w:cs="Times New Roman"/>
        </w:rPr>
        <w:t xml:space="preserve">I set </w:t>
      </w:r>
      <m:oMath>
        <m:r>
          <w:rPr>
            <w:rFonts w:ascii="Cambria Math" w:hAnsi="Cambria Math" w:cs="Times New Roman"/>
          </w:rPr>
          <m:t>R~N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00C848D5">
        <w:rPr>
          <w:rFonts w:ascii="Times New Roman" w:hAnsi="Times New Roman" w:cs="Times New Roman" w:hint="eastAsia"/>
        </w:rPr>
        <w:t xml:space="preserve"> </w:t>
      </w:r>
      <w:r w:rsidR="00C848D5">
        <w:rPr>
          <w:rFonts w:ascii="Times New Roman" w:hAnsi="Times New Roman" w:cs="Times New Roman"/>
        </w:rPr>
        <w:t xml:space="preserve">without considering the estimate in </w:t>
      </w:r>
      <w:r w:rsidR="00E31447"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{"citationID":"fLPKgDW5","properties":{"formattedCitation":"(Baucells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E31447" w:rsidRPr="00975C28">
        <w:rPr>
          <w:rFonts w:ascii="Times New Roman" w:hAnsi="Times New Roman" w:cs="Times New Roman"/>
          <w:b/>
          <w:bCs/>
        </w:rPr>
        <w:fldChar w:fldCharType="separate"/>
      </w:r>
      <w:r w:rsidR="00E31447" w:rsidRPr="00975C28">
        <w:rPr>
          <w:rFonts w:ascii="Times New Roman" w:hAnsi="Times New Roman" w:cs="Times New Roman"/>
        </w:rPr>
        <w:t xml:space="preserve">Baucells </w:t>
      </w:r>
      <w:r w:rsidR="00E31447">
        <w:rPr>
          <w:rFonts w:ascii="Times New Roman" w:hAnsi="Times New Roman" w:cs="Times New Roman"/>
        </w:rPr>
        <w:t>and</w:t>
      </w:r>
      <w:r w:rsidR="00E31447" w:rsidRPr="00975C28">
        <w:rPr>
          <w:rFonts w:ascii="Times New Roman" w:hAnsi="Times New Roman" w:cs="Times New Roman"/>
        </w:rPr>
        <w:t xml:space="preserve"> Heukamp </w:t>
      </w:r>
      <w:r w:rsidR="00E31447">
        <w:rPr>
          <w:rFonts w:ascii="Times New Roman" w:hAnsi="Times New Roman" w:cs="Times New Roman"/>
        </w:rPr>
        <w:t>(</w:t>
      </w:r>
      <w:r w:rsidR="00E31447" w:rsidRPr="00975C28">
        <w:rPr>
          <w:rFonts w:ascii="Times New Roman" w:hAnsi="Times New Roman" w:cs="Times New Roman"/>
        </w:rPr>
        <w:t>2010)</w:t>
      </w:r>
      <w:r w:rsidR="00E31447" w:rsidRPr="00975C28">
        <w:rPr>
          <w:rFonts w:ascii="Times New Roman" w:hAnsi="Times New Roman" w:cs="Times New Roman"/>
          <w:b/>
          <w:bCs/>
        </w:rPr>
        <w:fldChar w:fldCharType="end"/>
      </w:r>
      <w:r w:rsidRPr="00975C28">
        <w:rPr>
          <w:rFonts w:ascii="Times New Roman" w:hAnsi="Times New Roman" w:cs="Times New Roman"/>
        </w:rPr>
        <w:t xml:space="preserve">. </w:t>
      </w:r>
      <m:oMath>
        <m:r>
          <w:rPr>
            <w:rFonts w:ascii="Cambria Math" w:hAnsi="Cambria Math" w:cs="Times New Roman"/>
          </w:rPr>
          <m:t>γ</m:t>
        </m:r>
      </m:oMath>
      <w:r w:rsidR="00DC6A5F" w:rsidRPr="00975C28">
        <w:rPr>
          <w:rFonts w:ascii="Times New Roman" w:hAnsi="Times New Roman" w:cs="Times New Roman"/>
        </w:rPr>
        <w:t xml:space="preserve"> measures</w:t>
      </w:r>
      <w:r w:rsidRPr="00975C28">
        <w:rPr>
          <w:rFonts w:ascii="Times New Roman" w:hAnsi="Times New Roman" w:cs="Times New Roman"/>
        </w:rPr>
        <w:t xml:space="preserve"> </w:t>
      </w:r>
      <w:proofErr w:type="spellStart"/>
      <w:r w:rsidR="009E40BC" w:rsidRPr="00975C28">
        <w:rPr>
          <w:rFonts w:ascii="Times New Roman" w:hAnsi="Times New Roman" w:cs="Times New Roman"/>
        </w:rPr>
        <w:t>subproportionality</w:t>
      </w:r>
      <w:proofErr w:type="spellEnd"/>
      <w:r w:rsidR="009E40BC" w:rsidRPr="00975C28">
        <w:rPr>
          <w:rFonts w:ascii="Times New Roman" w:hAnsi="Times New Roman" w:cs="Times New Roman"/>
        </w:rPr>
        <w:t>, the degree of overweighting</w:t>
      </w:r>
      <w:r w:rsidRPr="00975C28">
        <w:rPr>
          <w:rFonts w:ascii="Times New Roman" w:hAnsi="Times New Roman" w:cs="Times New Roman"/>
        </w:rPr>
        <w:t xml:space="preserve"> small probabilities</w:t>
      </w:r>
      <w:r w:rsidR="009E40BC" w:rsidRPr="00975C28">
        <w:rPr>
          <w:rFonts w:ascii="Times New Roman" w:hAnsi="Times New Roman" w:cs="Times New Roman"/>
        </w:rPr>
        <w:t xml:space="preserve"> </w:t>
      </w:r>
      <w:r w:rsidRPr="00975C28">
        <w:rPr>
          <w:rFonts w:ascii="Times New Roman" w:hAnsi="Times New Roman" w:cs="Times New Roman"/>
        </w:rPr>
        <w:t xml:space="preserve">and </w:t>
      </w:r>
      <w:r w:rsidR="009E40BC" w:rsidRPr="00975C28">
        <w:rPr>
          <w:rFonts w:ascii="Times New Roman" w:hAnsi="Times New Roman" w:cs="Times New Roman"/>
        </w:rPr>
        <w:t xml:space="preserve">underweighting </w:t>
      </w:r>
      <w:r w:rsidRPr="00975C28">
        <w:rPr>
          <w:rFonts w:ascii="Times New Roman" w:hAnsi="Times New Roman" w:cs="Times New Roman"/>
        </w:rPr>
        <w:t>large</w:t>
      </w:r>
      <w:r w:rsidR="009E40BC" w:rsidRPr="00975C28">
        <w:rPr>
          <w:rFonts w:ascii="Times New Roman" w:hAnsi="Times New Roman" w:cs="Times New Roman"/>
        </w:rPr>
        <w:t>r</w:t>
      </w:r>
      <w:r w:rsidRPr="00975C28">
        <w:rPr>
          <w:rFonts w:ascii="Times New Roman" w:hAnsi="Times New Roman" w:cs="Times New Roman"/>
        </w:rPr>
        <w:t xml:space="preserve"> probabilitie</w:t>
      </w:r>
      <w:r w:rsidR="009E40BC" w:rsidRPr="00975C28">
        <w:rPr>
          <w:rFonts w:ascii="Times New Roman" w:hAnsi="Times New Roman" w:cs="Times New Roman"/>
        </w:rPr>
        <w:t>s</w:t>
      </w:r>
      <w:r w:rsidRPr="00975C28">
        <w:rPr>
          <w:rFonts w:ascii="Times New Roman" w:hAnsi="Times New Roman" w:cs="Times New Roman"/>
        </w:rPr>
        <w:t xml:space="preserve">. In </w:t>
      </w:r>
      <w:r w:rsidR="00E31447"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{"citationID":"IwcP2BH6","properties":{"formattedCitation":"(Baucells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E31447" w:rsidRPr="00975C28">
        <w:rPr>
          <w:rFonts w:ascii="Times New Roman" w:hAnsi="Times New Roman" w:cs="Times New Roman"/>
          <w:b/>
          <w:bCs/>
        </w:rPr>
        <w:fldChar w:fldCharType="separate"/>
      </w:r>
      <w:r w:rsidR="00E31447" w:rsidRPr="00975C28">
        <w:rPr>
          <w:rFonts w:ascii="Times New Roman" w:hAnsi="Times New Roman" w:cs="Times New Roman"/>
        </w:rPr>
        <w:t xml:space="preserve">Baucells </w:t>
      </w:r>
      <w:r w:rsidR="00E31447">
        <w:rPr>
          <w:rFonts w:ascii="Times New Roman" w:hAnsi="Times New Roman" w:cs="Times New Roman"/>
        </w:rPr>
        <w:lastRenderedPageBreak/>
        <w:t>and</w:t>
      </w:r>
      <w:r w:rsidR="00E31447" w:rsidRPr="00975C28">
        <w:rPr>
          <w:rFonts w:ascii="Times New Roman" w:hAnsi="Times New Roman" w:cs="Times New Roman"/>
        </w:rPr>
        <w:t xml:space="preserve"> Heukamp </w:t>
      </w:r>
      <w:r w:rsidR="00E31447">
        <w:rPr>
          <w:rFonts w:ascii="Times New Roman" w:hAnsi="Times New Roman" w:cs="Times New Roman"/>
        </w:rPr>
        <w:t>(</w:t>
      </w:r>
      <w:r w:rsidR="00E31447" w:rsidRPr="00975C28">
        <w:rPr>
          <w:rFonts w:ascii="Times New Roman" w:hAnsi="Times New Roman" w:cs="Times New Roman"/>
        </w:rPr>
        <w:t>2010)</w:t>
      </w:r>
      <w:r w:rsidR="00E31447" w:rsidRPr="00975C28">
        <w:rPr>
          <w:rFonts w:ascii="Times New Roman" w:hAnsi="Times New Roman" w:cs="Times New Roman"/>
          <w:b/>
          <w:bCs/>
        </w:rPr>
        <w:fldChar w:fldCharType="end"/>
      </w:r>
      <w:r w:rsidRPr="00975C28">
        <w:rPr>
          <w:rFonts w:ascii="Times New Roman" w:hAnsi="Times New Roman" w:cs="Times New Roman"/>
        </w:rPr>
        <w:t xml:space="preserve">, </w:t>
      </w:r>
      <m:oMath>
        <m:r>
          <w:rPr>
            <w:rFonts w:ascii="Cambria Math" w:hAnsi="Cambria Math" w:cs="Times New Roman"/>
          </w:rPr>
          <m:t>γ=0.7</m:t>
        </m:r>
      </m:oMath>
      <w:r w:rsidR="005A6D05" w:rsidRPr="00975C28">
        <w:rPr>
          <w:rFonts w:ascii="Times New Roman" w:hAnsi="Times New Roman" w:cs="Times New Roman"/>
        </w:rPr>
        <w:t>, so</w:t>
      </w:r>
      <w:r w:rsidRPr="00975C28">
        <w:rPr>
          <w:rFonts w:ascii="Times New Roman" w:hAnsi="Times New Roman" w:cs="Times New Roman"/>
        </w:rPr>
        <w:t xml:space="preserve"> I set </w:t>
      </w:r>
      <m:oMath>
        <m:r>
          <w:rPr>
            <w:rFonts w:ascii="Cambria Math" w:hAnsi="Cambria Math" w:cs="Times New Roman"/>
          </w:rPr>
          <m:t>γ~N</m:t>
        </m:r>
        <m:d>
          <m:dPr>
            <m:ctrlPr>
              <w:rPr>
                <w:rFonts w:ascii="Cambria Math" w:hAnsi="Cambria Math" w:cs="Times New Roman"/>
                <w:i/>
              </w:rPr>
            </m:ctrlPr>
          </m:dPr>
          <m:e>
            <m:r>
              <w:rPr>
                <w:rFonts w:ascii="Cambria Math" w:hAnsi="Cambria Math" w:cs="Times New Roman"/>
              </w:rPr>
              <m:t>1,1</m:t>
            </m:r>
          </m:e>
        </m:d>
        <m:r>
          <w:rPr>
            <w:rFonts w:ascii="Cambria Math" w:hAnsi="Cambria Math" w:cs="Times New Roman"/>
          </w:rPr>
          <m:t>T(0,1)</m:t>
        </m:r>
      </m:oMath>
      <w:r w:rsidRPr="00975C28">
        <w:rPr>
          <w:rFonts w:ascii="Times New Roman" w:hAnsi="Times New Roman" w:cs="Times New Roman"/>
        </w:rPr>
        <w:t>.</w:t>
      </w:r>
      <w:r w:rsidR="00AA395F" w:rsidRPr="00975C28">
        <w:rPr>
          <w:rFonts w:ascii="Times New Roman" w:hAnsi="Times New Roman" w:cs="Times New Roman"/>
        </w:rPr>
        <w:t xml:space="preserve"> Table </w:t>
      </w:r>
      <w:r w:rsidR="001166C7">
        <w:rPr>
          <w:rFonts w:ascii="Times New Roman" w:hAnsi="Times New Roman" w:cs="Times New Roman" w:hint="eastAsia"/>
        </w:rPr>
        <w:t>5</w:t>
      </w:r>
      <w:r w:rsidR="00AA395F" w:rsidRPr="00975C28">
        <w:rPr>
          <w:rFonts w:ascii="Times New Roman" w:hAnsi="Times New Roman" w:cs="Times New Roman"/>
        </w:rPr>
        <w:t xml:space="preserve"> shows the posterior means </w:t>
      </w:r>
      <w:r w:rsidR="000E252F">
        <w:rPr>
          <w:rFonts w:ascii="Times New Roman" w:hAnsi="Times New Roman" w:cs="Times New Roman"/>
        </w:rPr>
        <w:t xml:space="preserve">obtained by fitting the pilot dataset and the four sets of </w:t>
      </w:r>
      <m:oMath>
        <m:r>
          <w:rPr>
            <w:rFonts w:ascii="Cambria Math" w:hAnsi="Cambria Math" w:cs="Times New Roman"/>
          </w:rPr>
          <m:t>σ</m:t>
        </m:r>
      </m:oMath>
      <w:r w:rsidR="000E252F">
        <w:rPr>
          <w:rFonts w:ascii="Times New Roman" w:hAnsi="Times New Roman" w:cs="Times New Roman" w:hint="eastAsia"/>
        </w:rPr>
        <w:t>s</w:t>
      </w:r>
      <w:r w:rsidR="000E252F" w:rsidRPr="00975C28">
        <w:rPr>
          <w:rFonts w:ascii="Times New Roman" w:hAnsi="Times New Roman" w:cs="Times New Roman"/>
        </w:rPr>
        <w:t>.</w:t>
      </w:r>
    </w:p>
    <w:tbl>
      <w:tblPr>
        <w:tblStyle w:val="a3"/>
        <w:tblW w:w="783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5"/>
        <w:gridCol w:w="1305"/>
        <w:gridCol w:w="1305"/>
        <w:gridCol w:w="1305"/>
        <w:gridCol w:w="1305"/>
        <w:gridCol w:w="1310"/>
      </w:tblGrid>
      <w:tr w:rsidR="00034476" w14:paraId="673C97C6" w14:textId="77777777" w:rsidTr="00034476">
        <w:trPr>
          <w:trHeight w:val="515"/>
        </w:trPr>
        <w:tc>
          <w:tcPr>
            <w:tcW w:w="7835" w:type="dxa"/>
            <w:gridSpan w:val="6"/>
          </w:tcPr>
          <w:p w14:paraId="5830E7E1" w14:textId="7CDD2D8D" w:rsidR="00034476" w:rsidRDefault="00034476" w:rsidP="00D36A4F">
            <w:pPr>
              <w:spacing w:line="480" w:lineRule="auto"/>
              <w:rPr>
                <w:rFonts w:ascii="Times New Roman" w:hAnsi="Times New Roman" w:cs="Times New Roman"/>
              </w:rPr>
            </w:pPr>
            <w:r w:rsidRPr="00975C28">
              <w:rPr>
                <w:rFonts w:ascii="Times New Roman" w:hAnsi="Times New Roman" w:cs="Times New Roman"/>
              </w:rPr>
              <w:t xml:space="preserve">Table </w:t>
            </w:r>
            <w:r>
              <w:rPr>
                <w:rFonts w:ascii="Times New Roman" w:hAnsi="Times New Roman" w:cs="Times New Roman" w:hint="eastAsia"/>
              </w:rPr>
              <w:t>5</w:t>
            </w:r>
          </w:p>
        </w:tc>
      </w:tr>
      <w:tr w:rsidR="00034476" w14:paraId="3AFA7A56" w14:textId="77777777" w:rsidTr="00034476">
        <w:trPr>
          <w:trHeight w:val="515"/>
        </w:trPr>
        <w:tc>
          <w:tcPr>
            <w:tcW w:w="7835" w:type="dxa"/>
            <w:gridSpan w:val="6"/>
            <w:tcBorders>
              <w:bottom w:val="single" w:sz="12" w:space="0" w:color="auto"/>
            </w:tcBorders>
          </w:tcPr>
          <w:p w14:paraId="59700EF4" w14:textId="2DF856D7" w:rsidR="00034476" w:rsidRDefault="00034476" w:rsidP="00D36A4F">
            <w:pPr>
              <w:spacing w:line="480" w:lineRule="auto"/>
              <w:rPr>
                <w:rFonts w:ascii="Times New Roman" w:hAnsi="Times New Roman" w:cs="Times New Roman"/>
              </w:rPr>
            </w:pPr>
            <w:r>
              <w:rPr>
                <w:rFonts w:ascii="Times New Roman" w:hAnsi="Times New Roman" w:cs="Times New Roman"/>
                <w:i/>
                <w:iCs/>
              </w:rPr>
              <w:t>T</w:t>
            </w:r>
            <w:r w:rsidRPr="0057572F">
              <w:rPr>
                <w:rFonts w:ascii="Times New Roman" w:hAnsi="Times New Roman" w:cs="Times New Roman"/>
                <w:i/>
                <w:iCs/>
              </w:rPr>
              <w:t xml:space="preserve">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Pr>
                <w:rFonts w:ascii="Times New Roman" w:hAnsi="Times New Roman" w:cs="Times New Roman"/>
                <w:i/>
                <w:iCs/>
              </w:rPr>
              <w:t xml:space="preserve"> for PTT.</w:t>
            </w:r>
          </w:p>
        </w:tc>
      </w:tr>
      <w:tr w:rsidR="000E252F" w14:paraId="5C688C66" w14:textId="3DB7B825" w:rsidTr="00034476">
        <w:trPr>
          <w:trHeight w:val="515"/>
        </w:trPr>
        <w:tc>
          <w:tcPr>
            <w:tcW w:w="1305" w:type="dxa"/>
            <w:tcBorders>
              <w:top w:val="single" w:sz="6" w:space="0" w:color="auto"/>
            </w:tcBorders>
          </w:tcPr>
          <w:p w14:paraId="0AE7099D" w14:textId="77777777" w:rsidR="000E252F" w:rsidRDefault="000E252F" w:rsidP="00034476">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1305" w:type="dxa"/>
            <w:tcBorders>
              <w:top w:val="single" w:sz="6" w:space="0" w:color="auto"/>
            </w:tcBorders>
          </w:tcPr>
          <w:p w14:paraId="0D347752" w14:textId="0F74CCB6"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α</m:t>
                </m:r>
              </m:oMath>
            </m:oMathPara>
          </w:p>
        </w:tc>
        <w:tc>
          <w:tcPr>
            <w:tcW w:w="1305" w:type="dxa"/>
            <w:tcBorders>
              <w:top w:val="single" w:sz="12" w:space="0" w:color="auto"/>
            </w:tcBorders>
          </w:tcPr>
          <w:p w14:paraId="30A61722" w14:textId="241BB4B0"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β</m:t>
                </m:r>
              </m:oMath>
            </m:oMathPara>
          </w:p>
        </w:tc>
        <w:tc>
          <w:tcPr>
            <w:tcW w:w="1305" w:type="dxa"/>
            <w:tcBorders>
              <w:top w:val="single" w:sz="12" w:space="0" w:color="auto"/>
            </w:tcBorders>
          </w:tcPr>
          <w:p w14:paraId="7F11529A" w14:textId="2607FF28"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γ</m:t>
                </m:r>
              </m:oMath>
            </m:oMathPara>
          </w:p>
        </w:tc>
        <w:tc>
          <w:tcPr>
            <w:tcW w:w="1305" w:type="dxa"/>
            <w:tcBorders>
              <w:top w:val="single" w:sz="12" w:space="0" w:color="auto"/>
            </w:tcBorders>
          </w:tcPr>
          <w:p w14:paraId="38F64CE8" w14:textId="7128BF72"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R</m:t>
                </m:r>
              </m:oMath>
            </m:oMathPara>
          </w:p>
        </w:tc>
        <w:tc>
          <w:tcPr>
            <w:tcW w:w="1305" w:type="dxa"/>
            <w:tcBorders>
              <w:top w:val="single" w:sz="12" w:space="0" w:color="auto"/>
            </w:tcBorders>
          </w:tcPr>
          <w:p w14:paraId="4C2047C5" w14:textId="4AE4D81B"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s</m:t>
                </m:r>
              </m:oMath>
            </m:oMathPara>
          </w:p>
        </w:tc>
      </w:tr>
      <w:tr w:rsidR="000E252F" w14:paraId="531086EC" w14:textId="0D6E32BA" w:rsidTr="00034476">
        <w:trPr>
          <w:trHeight w:val="515"/>
        </w:trPr>
        <w:tc>
          <w:tcPr>
            <w:tcW w:w="1305" w:type="dxa"/>
            <w:tcBorders>
              <w:top w:val="single" w:sz="6" w:space="0" w:color="auto"/>
            </w:tcBorders>
          </w:tcPr>
          <w:p w14:paraId="31DF0005" w14:textId="77777777"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1305" w:type="dxa"/>
            <w:tcBorders>
              <w:top w:val="single" w:sz="6" w:space="0" w:color="auto"/>
            </w:tcBorders>
          </w:tcPr>
          <w:p w14:paraId="0C385535" w14:textId="2E34E19C"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0.08</w:t>
            </w:r>
          </w:p>
        </w:tc>
        <w:tc>
          <w:tcPr>
            <w:tcW w:w="1305" w:type="dxa"/>
            <w:tcBorders>
              <w:top w:val="single" w:sz="6" w:space="0" w:color="auto"/>
            </w:tcBorders>
          </w:tcPr>
          <w:p w14:paraId="113C2CC4" w14:textId="7DB42D20"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0.63</w:t>
            </w:r>
          </w:p>
        </w:tc>
        <w:tc>
          <w:tcPr>
            <w:tcW w:w="1305" w:type="dxa"/>
            <w:tcBorders>
              <w:top w:val="single" w:sz="6" w:space="0" w:color="auto"/>
            </w:tcBorders>
          </w:tcPr>
          <w:p w14:paraId="0F741C1B" w14:textId="55791ED7"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0.88</w:t>
            </w:r>
          </w:p>
        </w:tc>
        <w:tc>
          <w:tcPr>
            <w:tcW w:w="1305" w:type="dxa"/>
            <w:tcBorders>
              <w:top w:val="single" w:sz="6" w:space="0" w:color="auto"/>
            </w:tcBorders>
          </w:tcPr>
          <w:p w14:paraId="50697EC6" w14:textId="15BA9629"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1.38</w:t>
            </w:r>
          </w:p>
        </w:tc>
        <w:tc>
          <w:tcPr>
            <w:tcW w:w="1305" w:type="dxa"/>
            <w:tcBorders>
              <w:top w:val="single" w:sz="6" w:space="0" w:color="auto"/>
            </w:tcBorders>
          </w:tcPr>
          <w:p w14:paraId="579CBB19" w14:textId="13948020"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0.93</w:t>
            </w:r>
          </w:p>
        </w:tc>
      </w:tr>
      <w:tr w:rsidR="000E252F" w14:paraId="0AE2D11E" w14:textId="32C28A65" w:rsidTr="00034476">
        <w:trPr>
          <w:trHeight w:val="515"/>
        </w:trPr>
        <w:tc>
          <w:tcPr>
            <w:tcW w:w="1305" w:type="dxa"/>
          </w:tcPr>
          <w:p w14:paraId="3C14F409" w14:textId="77777777" w:rsidR="000E252F" w:rsidRDefault="003B17D6" w:rsidP="0003447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305" w:type="dxa"/>
          </w:tcPr>
          <w:p w14:paraId="1A35FD0B" w14:textId="78143C63"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0.0038</w:t>
            </w:r>
          </w:p>
        </w:tc>
        <w:tc>
          <w:tcPr>
            <w:tcW w:w="1305" w:type="dxa"/>
          </w:tcPr>
          <w:p w14:paraId="01827321" w14:textId="024949E8"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0.032</w:t>
            </w:r>
          </w:p>
        </w:tc>
        <w:tc>
          <w:tcPr>
            <w:tcW w:w="1305" w:type="dxa"/>
          </w:tcPr>
          <w:p w14:paraId="2B5A4153" w14:textId="27800972" w:rsidR="000E252F" w:rsidRPr="001C4400" w:rsidRDefault="001C4400" w:rsidP="00034476">
            <w:pPr>
              <w:autoSpaceDE w:val="0"/>
              <w:autoSpaceDN w:val="0"/>
              <w:adjustRightInd w:val="0"/>
              <w:spacing w:line="480" w:lineRule="auto"/>
              <w:jc w:val="center"/>
              <w:rPr>
                <w:rFonts w:ascii="Times New Roman" w:eastAsiaTheme="minorEastAsia" w:hAnsi="Times New Roman" w:cs="Times New Roman"/>
              </w:rPr>
            </w:pPr>
            <w:r w:rsidRPr="001C4400">
              <w:rPr>
                <w:rFonts w:ascii="Times New Roman" w:hAnsi="Times New Roman" w:cs="Times New Roman"/>
              </w:rPr>
              <w:t>0.045</w:t>
            </w:r>
          </w:p>
        </w:tc>
        <w:tc>
          <w:tcPr>
            <w:tcW w:w="1305" w:type="dxa"/>
          </w:tcPr>
          <w:p w14:paraId="4EF86477" w14:textId="727336A3"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0.07</w:t>
            </w:r>
          </w:p>
        </w:tc>
        <w:tc>
          <w:tcPr>
            <w:tcW w:w="1305" w:type="dxa"/>
          </w:tcPr>
          <w:p w14:paraId="6C441623" w14:textId="1D1C1C3D"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0.047</w:t>
            </w:r>
          </w:p>
        </w:tc>
      </w:tr>
      <w:tr w:rsidR="000E252F" w14:paraId="6EA2069A" w14:textId="0B122791" w:rsidTr="00034476">
        <w:trPr>
          <w:trHeight w:val="515"/>
        </w:trPr>
        <w:tc>
          <w:tcPr>
            <w:tcW w:w="1305" w:type="dxa"/>
          </w:tcPr>
          <w:p w14:paraId="3A7D2931" w14:textId="77777777" w:rsidR="000E252F" w:rsidRDefault="003B17D6" w:rsidP="00034476">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305" w:type="dxa"/>
          </w:tcPr>
          <w:p w14:paraId="437E7037" w14:textId="56904782"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0.0077</w:t>
            </w:r>
          </w:p>
        </w:tc>
        <w:tc>
          <w:tcPr>
            <w:tcW w:w="1305" w:type="dxa"/>
          </w:tcPr>
          <w:p w14:paraId="57B8412A" w14:textId="4F8DA095"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0.063</w:t>
            </w:r>
          </w:p>
        </w:tc>
        <w:tc>
          <w:tcPr>
            <w:tcW w:w="1305" w:type="dxa"/>
          </w:tcPr>
          <w:p w14:paraId="59E26BB1" w14:textId="31F029EE"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0.11</w:t>
            </w:r>
          </w:p>
        </w:tc>
        <w:tc>
          <w:tcPr>
            <w:tcW w:w="1305" w:type="dxa"/>
          </w:tcPr>
          <w:p w14:paraId="00EA2826" w14:textId="0847B7A8"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0.14</w:t>
            </w:r>
          </w:p>
        </w:tc>
        <w:tc>
          <w:tcPr>
            <w:tcW w:w="1305" w:type="dxa"/>
          </w:tcPr>
          <w:p w14:paraId="52849A0D" w14:textId="5AEA76D0"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0.093</w:t>
            </w:r>
          </w:p>
        </w:tc>
      </w:tr>
      <w:tr w:rsidR="000E252F" w14:paraId="474EE30A" w14:textId="4416BD4A" w:rsidTr="00034476">
        <w:trPr>
          <w:trHeight w:val="515"/>
        </w:trPr>
        <w:tc>
          <w:tcPr>
            <w:tcW w:w="1305" w:type="dxa"/>
          </w:tcPr>
          <w:p w14:paraId="58E43EED" w14:textId="77777777" w:rsidR="000E252F" w:rsidRDefault="003B17D6" w:rsidP="00034476">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305" w:type="dxa"/>
          </w:tcPr>
          <w:p w14:paraId="7AFECBE8" w14:textId="2388EA46" w:rsidR="000E252F" w:rsidRPr="001C4400" w:rsidRDefault="001C4400" w:rsidP="00034476">
            <w:pPr>
              <w:autoSpaceDE w:val="0"/>
              <w:autoSpaceDN w:val="0"/>
              <w:adjustRightInd w:val="0"/>
              <w:spacing w:line="480" w:lineRule="auto"/>
              <w:jc w:val="center"/>
              <w:rPr>
                <w:rFonts w:ascii="Times New Roman" w:eastAsiaTheme="minorEastAsia" w:hAnsi="Times New Roman" w:cs="Times New Roman"/>
              </w:rPr>
            </w:pPr>
            <w:r w:rsidRPr="001C4400">
              <w:rPr>
                <w:rFonts w:ascii="Times New Roman" w:hAnsi="Times New Roman" w:cs="Times New Roman"/>
              </w:rPr>
              <w:t>0.041</w:t>
            </w:r>
          </w:p>
        </w:tc>
        <w:tc>
          <w:tcPr>
            <w:tcW w:w="1305" w:type="dxa"/>
          </w:tcPr>
          <w:p w14:paraId="319C10A8" w14:textId="01287866"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Pr>
          <w:p w14:paraId="64F170E2" w14:textId="555566AC"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Pr>
          <w:p w14:paraId="199906AE" w14:textId="1DF1B3F4"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0.76</w:t>
            </w:r>
          </w:p>
        </w:tc>
        <w:tc>
          <w:tcPr>
            <w:tcW w:w="1305" w:type="dxa"/>
          </w:tcPr>
          <w:p w14:paraId="37688E2F" w14:textId="187719DF"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0.5</w:t>
            </w:r>
          </w:p>
        </w:tc>
      </w:tr>
      <w:tr w:rsidR="000E252F" w14:paraId="25D0BDA0" w14:textId="412373CC" w:rsidTr="00034476">
        <w:trPr>
          <w:trHeight w:val="515"/>
        </w:trPr>
        <w:tc>
          <w:tcPr>
            <w:tcW w:w="1305" w:type="dxa"/>
            <w:tcBorders>
              <w:bottom w:val="single" w:sz="12" w:space="0" w:color="auto"/>
            </w:tcBorders>
          </w:tcPr>
          <w:p w14:paraId="3868C169" w14:textId="77777777" w:rsidR="000E252F" w:rsidRDefault="003B17D6" w:rsidP="00034476">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305" w:type="dxa"/>
            <w:tcBorders>
              <w:bottom w:val="single" w:sz="12" w:space="0" w:color="auto"/>
            </w:tcBorders>
          </w:tcPr>
          <w:p w14:paraId="327020F9" w14:textId="76D2DD56"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0.11</w:t>
            </w:r>
          </w:p>
        </w:tc>
        <w:tc>
          <w:tcPr>
            <w:tcW w:w="1305" w:type="dxa"/>
            <w:tcBorders>
              <w:bottom w:val="single" w:sz="12" w:space="0" w:color="auto"/>
            </w:tcBorders>
          </w:tcPr>
          <w:p w14:paraId="394EEE45" w14:textId="5D02CD5F"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Borders>
              <w:bottom w:val="single" w:sz="12" w:space="0" w:color="auto"/>
            </w:tcBorders>
          </w:tcPr>
          <w:p w14:paraId="7BD39760" w14:textId="45F06219"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Borders>
              <w:bottom w:val="single" w:sz="12" w:space="0" w:color="auto"/>
            </w:tcBorders>
          </w:tcPr>
          <w:p w14:paraId="46DA1E2C" w14:textId="5C9169FC"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1.9</w:t>
            </w:r>
          </w:p>
        </w:tc>
        <w:tc>
          <w:tcPr>
            <w:tcW w:w="1305" w:type="dxa"/>
            <w:tcBorders>
              <w:bottom w:val="single" w:sz="12" w:space="0" w:color="auto"/>
            </w:tcBorders>
          </w:tcPr>
          <w:p w14:paraId="081E20F8" w14:textId="1F683C5B"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1.25</w:t>
            </w:r>
          </w:p>
        </w:tc>
      </w:tr>
    </w:tbl>
    <w:p w14:paraId="70DA273D" w14:textId="2BC0E870" w:rsidR="00861AD3" w:rsidRDefault="00861AD3" w:rsidP="0037109E">
      <w:pPr>
        <w:spacing w:line="480" w:lineRule="auto"/>
        <w:rPr>
          <w:rFonts w:ascii="Times New Roman" w:hAnsi="Times New Roman" w:cs="Times New Roman"/>
        </w:rPr>
      </w:pPr>
      <w:r>
        <w:rPr>
          <w:rFonts w:ascii="Times New Roman" w:hAnsi="Times New Roman" w:cs="Times New Roman" w:hint="eastAsia"/>
          <w:i/>
          <w:iCs/>
        </w:rPr>
        <w:t>N</w:t>
      </w:r>
      <w:r>
        <w:rPr>
          <w:rFonts w:ascii="Times New Roman" w:hAnsi="Times New Roman" w:cs="Times New Roman"/>
          <w:i/>
          <w:iCs/>
        </w:rPr>
        <w:t xml:space="preserve">ote. </w:t>
      </w:r>
      <m:oMath>
        <m:r>
          <w:rPr>
            <w:rFonts w:ascii="Cambria Math" w:hAnsi="Cambria Math" w:cs="Times New Roman"/>
          </w:rPr>
          <m:t>β</m:t>
        </m:r>
      </m:oMath>
      <w:r>
        <w:rPr>
          <w:rFonts w:ascii="Times New Roman" w:hAnsi="Times New Roman" w:cs="Times New Roman" w:hint="eastAsia"/>
        </w:rPr>
        <w:t xml:space="preserve"> </w:t>
      </w:r>
      <w:r>
        <w:rPr>
          <w:rFonts w:ascii="Times New Roman" w:hAnsi="Times New Roman" w:cs="Times New Roman"/>
        </w:rPr>
        <w:t xml:space="preserve">and </w:t>
      </w:r>
      <m:oMath>
        <m:r>
          <w:rPr>
            <w:rFonts w:ascii="Cambria Math" w:hAnsi="Cambria Math" w:cs="Times New Roman"/>
          </w:rPr>
          <m:t>γ</m:t>
        </m:r>
      </m:oMath>
      <w:r>
        <w:rPr>
          <w:rFonts w:ascii="Times New Roman" w:hAnsi="Times New Roman" w:cs="Times New Roman" w:hint="eastAsia"/>
        </w:rPr>
        <w:t xml:space="preserve"> </w:t>
      </w:r>
      <w:r>
        <w:rPr>
          <w:rFonts w:ascii="Times New Roman" w:hAnsi="Times New Roman" w:cs="Times New Roman"/>
        </w:rPr>
        <w:t xml:space="preserve">were restricted in </w:t>
      </w:r>
      <m:oMath>
        <m:r>
          <w:rPr>
            <w:rFonts w:ascii="Cambria Math" w:hAnsi="Cambria Math" w:cs="Times New Roman"/>
          </w:rPr>
          <m:t>(0,1)</m:t>
        </m:r>
      </m:oMath>
      <w:r>
        <w:rPr>
          <w:rFonts w:ascii="Times New Roman" w:hAnsi="Times New Roman" w:cs="Times New Roman" w:hint="eastAsia"/>
        </w:rPr>
        <w:t>,</w:t>
      </w:r>
      <w:r>
        <w:rPr>
          <w:rFonts w:ascii="Times New Roman" w:hAnsi="Times New Roman" w:cs="Times New Roman"/>
        </w:rPr>
        <w:t xml:space="preserve"> so their standard deviations cannot reach</w:t>
      </w:r>
      <w:r w:rsidR="000532FD">
        <w:rPr>
          <w:rFonts w:ascii="Times New Roman" w:hAnsi="Times New Roman" w:cs="Times New Roman"/>
        </w:rPr>
        <w:t xml:space="preserve"> 0.5</w:t>
      </w:r>
      <m:oMath>
        <m:r>
          <w:rPr>
            <w:rFonts w:ascii="Cambria Math" w:hAnsi="Cambria Math" w:cs="Times New Roman"/>
          </w:rPr>
          <m:t>⋅μ</m:t>
        </m:r>
      </m:oMath>
      <w:r>
        <w:rPr>
          <w:rFonts w:ascii="Times New Roman" w:hAnsi="Times New Roman" w:cs="Times New Roman"/>
        </w:rPr>
        <w:t xml:space="preserve"> and </w:t>
      </w:r>
      <m:oMath>
        <m:r>
          <w:rPr>
            <w:rFonts w:ascii="Cambria Math" w:hAnsi="Cambria Math" w:cs="Times New Roman"/>
          </w:rPr>
          <m:t>1⋅μ</m:t>
        </m:r>
      </m:oMath>
      <w:r>
        <w:rPr>
          <w:rFonts w:ascii="Times New Roman" w:hAnsi="Times New Roman" w:cs="Times New Roman"/>
        </w:rPr>
        <w:t xml:space="preserve">. The uniform distribution </w:t>
      </w:r>
      <m:oMath>
        <m:r>
          <w:rPr>
            <w:rFonts w:ascii="Cambria Math" w:hAnsi="Cambria Math" w:cs="Times New Roman"/>
          </w:rPr>
          <m:t>U(0,1)</m:t>
        </m:r>
      </m:oMath>
      <w:r>
        <w:rPr>
          <w:rFonts w:ascii="Times New Roman" w:hAnsi="Times New Roman" w:cs="Times New Roman" w:hint="eastAsia"/>
        </w:rPr>
        <w:t xml:space="preserve"> </w:t>
      </w:r>
      <w:r>
        <w:rPr>
          <w:rFonts w:ascii="Times New Roman" w:hAnsi="Times New Roman" w:cs="Times New Roman"/>
        </w:rPr>
        <w:t xml:space="preserve">was approximated by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0,1000</m:t>
            </m:r>
          </m:e>
        </m:d>
        <m:r>
          <w:rPr>
            <w:rFonts w:ascii="Cambria Math" w:hAnsi="Cambria Math" w:cs="Times New Roman"/>
          </w:rPr>
          <m:t>T(0,1)</m:t>
        </m:r>
      </m:oMath>
      <w:r>
        <w:rPr>
          <w:rFonts w:ascii="Times New Roman" w:hAnsi="Times New Roman" w:cs="Times New Roman" w:hint="eastAsia"/>
        </w:rPr>
        <w:t>.</w:t>
      </w:r>
    </w:p>
    <w:p w14:paraId="22A1E296" w14:textId="77777777" w:rsidR="00AD1081" w:rsidRPr="00861AD3" w:rsidRDefault="00AD1081" w:rsidP="0037109E">
      <w:pPr>
        <w:spacing w:line="480" w:lineRule="auto"/>
        <w:rPr>
          <w:rFonts w:ascii="Times New Roman" w:hAnsi="Times New Roman" w:cs="Times New Roman"/>
        </w:rPr>
      </w:pPr>
    </w:p>
    <w:p w14:paraId="0C201C93" w14:textId="07E82B84" w:rsidR="000F5B89" w:rsidRPr="00975C28" w:rsidRDefault="003618ED" w:rsidP="0037109E">
      <w:pPr>
        <w:spacing w:line="480" w:lineRule="auto"/>
        <w:rPr>
          <w:rFonts w:ascii="Times New Roman" w:hAnsi="Times New Roman" w:cs="Times New Roman"/>
        </w:rPr>
      </w:pPr>
      <w:r>
        <w:rPr>
          <w:rFonts w:ascii="Times New Roman" w:hAnsi="Times New Roman" w:cs="Times New Roman"/>
        </w:rPr>
        <w:tab/>
      </w:r>
      <w:r w:rsidR="008F1950">
        <w:rPr>
          <w:rFonts w:ascii="Times New Roman" w:hAnsi="Times New Roman" w:cs="Times New Roman"/>
        </w:rPr>
        <w:t xml:space="preserve">Since all parameters here can be identified with the pilot dataset, only </w:t>
      </w:r>
      <w:r w:rsidR="000E252F">
        <w:rPr>
          <w:rFonts w:ascii="Times New Roman" w:hAnsi="Times New Roman" w:cs="Times New Roman"/>
        </w:rPr>
        <w:t>four</w:t>
      </w:r>
      <w:r w:rsidR="008F1950">
        <w:rPr>
          <w:rFonts w:ascii="Times New Roman" w:hAnsi="Times New Roman" w:cs="Times New Roman"/>
        </w:rPr>
        <w:t xml:space="preserve"> </w:t>
      </w:r>
      <w:r w:rsidR="00A91FDE">
        <w:rPr>
          <w:rFonts w:ascii="Times New Roman" w:hAnsi="Times New Roman" w:cs="Times New Roman"/>
        </w:rPr>
        <w:t>sets of informative priors were obtained</w:t>
      </w:r>
      <w:r w:rsidR="000E252F">
        <w:rPr>
          <w:rFonts w:ascii="Times New Roman" w:hAnsi="Times New Roman" w:cs="Times New Roman"/>
        </w:rPr>
        <w:t xml:space="preserve"> for each model</w:t>
      </w:r>
      <w:r w:rsidR="00A91FDE">
        <w:rPr>
          <w:rFonts w:ascii="Times New Roman" w:hAnsi="Times New Roman" w:cs="Times New Roman"/>
        </w:rPr>
        <w:t>.</w:t>
      </w:r>
      <w:r w:rsidR="00726C38">
        <w:rPr>
          <w:rFonts w:ascii="Times New Roman" w:hAnsi="Times New Roman" w:cs="Times New Roman"/>
        </w:rPr>
        <w:t xml:space="preserve"> </w:t>
      </w:r>
      <w:r w:rsidR="000F5B89" w:rsidRPr="00975C28">
        <w:rPr>
          <w:rFonts w:ascii="Times New Roman" w:hAnsi="Times New Roman" w:cs="Times New Roman"/>
        </w:rPr>
        <w:t xml:space="preserve">The joint of </w:t>
      </w:r>
      <w:r w:rsidR="00726C38">
        <w:rPr>
          <w:rFonts w:ascii="Times New Roman" w:hAnsi="Times New Roman" w:cs="Times New Roman"/>
        </w:rPr>
        <w:t>t</w:t>
      </w:r>
      <w:r w:rsidR="00726C38" w:rsidRPr="00975C28">
        <w:rPr>
          <w:rFonts w:ascii="Times New Roman" w:hAnsi="Times New Roman" w:cs="Times New Roman"/>
        </w:rPr>
        <w:t>he core predictions of HD, MHD and PTT</w:t>
      </w:r>
      <w:r w:rsidR="000126C1">
        <w:rPr>
          <w:rFonts w:ascii="Times New Roman" w:hAnsi="Times New Roman" w:cs="Times New Roman"/>
        </w:rPr>
        <w:t xml:space="preserve"> wa</w:t>
      </w:r>
      <w:r w:rsidR="000F5B89" w:rsidRPr="00975C28">
        <w:rPr>
          <w:rFonts w:ascii="Times New Roman" w:hAnsi="Times New Roman" w:cs="Times New Roman"/>
        </w:rPr>
        <w:t>s taken as the data priors.</w:t>
      </w:r>
    </w:p>
    <w:p w14:paraId="4A6268C1" w14:textId="752AEF15" w:rsidR="00880292" w:rsidRPr="00975C28" w:rsidRDefault="00835848" w:rsidP="007D456C">
      <w:pPr>
        <w:pStyle w:val="2"/>
        <w:rPr>
          <w:rFonts w:ascii="Times New Roman" w:hAnsi="Times New Roman" w:cs="Times New Roman"/>
          <w:sz w:val="24"/>
          <w:szCs w:val="24"/>
        </w:rPr>
      </w:pPr>
      <w:r>
        <w:rPr>
          <w:rFonts w:ascii="Times New Roman" w:hAnsi="Times New Roman" w:cs="Times New Roman"/>
          <w:sz w:val="24"/>
          <w:szCs w:val="24"/>
        </w:rPr>
        <w:t>Assessing the experiment</w:t>
      </w:r>
      <w:r w:rsidR="00E40A30">
        <w:rPr>
          <w:rFonts w:ascii="Times New Roman" w:hAnsi="Times New Roman" w:cs="Times New Roman"/>
          <w:sz w:val="24"/>
          <w:szCs w:val="24"/>
        </w:rPr>
        <w:t xml:space="preserve"> and model</w:t>
      </w:r>
    </w:p>
    <w:p w14:paraId="569AB0E3" w14:textId="7DE3D200" w:rsidR="00835848" w:rsidRDefault="00376673" w:rsidP="00CD4232">
      <w:pPr>
        <w:spacing w:line="480" w:lineRule="auto"/>
        <w:rPr>
          <w:rFonts w:ascii="Times New Roman" w:hAnsi="Times New Roman" w:cs="Times New Roman"/>
        </w:rPr>
      </w:pPr>
      <w:r>
        <w:rPr>
          <w:rFonts w:ascii="Times New Roman" w:hAnsi="Times New Roman" w:cs="Times New Roman"/>
        </w:rPr>
        <w:tab/>
      </w:r>
      <w:r w:rsidR="003F6BE0" w:rsidRPr="00975C28">
        <w:rPr>
          <w:rFonts w:ascii="Times New Roman" w:hAnsi="Times New Roman" w:cs="Times New Roman"/>
        </w:rPr>
        <w:t xml:space="preserve">Figure </w:t>
      </w:r>
      <w:r w:rsidR="001166C7">
        <w:rPr>
          <w:rFonts w:ascii="Times New Roman" w:hAnsi="Times New Roman" w:cs="Times New Roman" w:hint="eastAsia"/>
        </w:rPr>
        <w:t>2</w:t>
      </w:r>
      <w:r w:rsidR="003F6BE0" w:rsidRPr="00975C28">
        <w:rPr>
          <w:rFonts w:ascii="Times New Roman" w:hAnsi="Times New Roman" w:cs="Times New Roman"/>
        </w:rPr>
        <w:t xml:space="preserve"> shows the data priors and the core predictions when </w:t>
      </w:r>
      <m:oMath>
        <m:r>
          <w:rPr>
            <w:rFonts w:ascii="Cambria Math" w:hAnsi="Cambria Math" w:cs="Times New Roman"/>
          </w:rPr>
          <m:t>σ</m:t>
        </m:r>
      </m:oMath>
      <w:r w:rsidR="003F6BE0" w:rsidRPr="00975C28">
        <w:rPr>
          <w:rFonts w:ascii="Times New Roman" w:hAnsi="Times New Roman" w:cs="Times New Roman"/>
        </w:rPr>
        <w:t xml:space="preserve">s </w:t>
      </w:r>
      <w:proofErr w:type="gramStart"/>
      <w:r w:rsidR="008365BA">
        <w:rPr>
          <w:rFonts w:ascii="Times New Roman" w:hAnsi="Times New Roman" w:cs="Times New Roman"/>
        </w:rPr>
        <w:t>were</w:t>
      </w:r>
      <w:proofErr w:type="gramEnd"/>
      <w:r w:rsidR="003F6BE0" w:rsidRPr="00975C28">
        <w:rPr>
          <w:rFonts w:ascii="Times New Roman" w:hAnsi="Times New Roman" w:cs="Times New Roman"/>
        </w:rPr>
        <w:t xml:space="preserve"> </w:t>
      </w:r>
      <w:r w:rsidR="006A23F0">
        <w:rPr>
          <w:rFonts w:ascii="Times New Roman" w:hAnsi="Times New Roman" w:cs="Times New Roman"/>
        </w:rPr>
        <w:t>0.05 multiplying the posterior means</w:t>
      </w:r>
      <w:r w:rsidR="003F6BE0" w:rsidRPr="00975C28">
        <w:rPr>
          <w:rFonts w:ascii="Times New Roman" w:hAnsi="Times New Roman" w:cs="Times New Roman"/>
        </w:rPr>
        <w:t xml:space="preserve"> and </w:t>
      </w:r>
      <m:oMath>
        <m:r>
          <w:rPr>
            <w:rFonts w:ascii="Cambria Math" w:hAnsi="Cambria Math" w:cs="Times New Roman"/>
          </w:rPr>
          <m:t>b=0.05</m:t>
        </m:r>
      </m:oMath>
      <w:r w:rsidR="003F6BE0" w:rsidRPr="00975C28">
        <w:rPr>
          <w:rFonts w:ascii="Times New Roman" w:hAnsi="Times New Roman" w:cs="Times New Roman"/>
        </w:rPr>
        <w:t>.</w:t>
      </w:r>
      <w:r w:rsidR="001166C7">
        <w:rPr>
          <w:rFonts w:ascii="Times New Roman" w:hAnsi="Times New Roman" w:cs="Times New Roman"/>
        </w:rPr>
        <w:t xml:space="preserve"> </w:t>
      </w:r>
      <w:r w:rsidR="006A4811" w:rsidRPr="00975C28">
        <w:rPr>
          <w:rFonts w:ascii="Times New Roman" w:hAnsi="Times New Roman" w:cs="Times New Roman"/>
        </w:rPr>
        <w:t xml:space="preserve">The core predictions do not cover all the data priors, </w:t>
      </w:r>
      <w:r w:rsidR="00F764F8" w:rsidRPr="00975C28">
        <w:rPr>
          <w:rFonts w:ascii="Times New Roman" w:hAnsi="Times New Roman" w:cs="Times New Roman"/>
        </w:rPr>
        <w:t xml:space="preserve">especially for magnitude manipulation. </w:t>
      </w:r>
      <w:r w:rsidR="00C36D93">
        <w:rPr>
          <w:rFonts w:ascii="Times New Roman" w:hAnsi="Times New Roman" w:cs="Times New Roman"/>
        </w:rPr>
        <w:t xml:space="preserve">According to the data priors, for R vs A, R vs AD and DR vs A choices, increasing the amounts of </w:t>
      </w:r>
      <w:r w:rsidR="00E206D9">
        <w:rPr>
          <w:rFonts w:ascii="Times New Roman" w:hAnsi="Times New Roman" w:cs="Times New Roman"/>
        </w:rPr>
        <w:t xml:space="preserve">two </w:t>
      </w:r>
      <w:r w:rsidR="00C36D93">
        <w:rPr>
          <w:rFonts w:ascii="Times New Roman" w:hAnsi="Times New Roman" w:cs="Times New Roman"/>
        </w:rPr>
        <w:t>options by 10 times will make more people choose the option with larger amount and higher risk</w:t>
      </w:r>
      <w:r w:rsidR="00835848">
        <w:rPr>
          <w:rFonts w:ascii="Times New Roman" w:hAnsi="Times New Roman" w:cs="Times New Roman"/>
        </w:rPr>
        <w:t xml:space="preserve">, </w:t>
      </w:r>
      <w:r w:rsidR="00835848">
        <w:rPr>
          <w:rFonts w:ascii="Times New Roman" w:hAnsi="Times New Roman" w:cs="Times New Roman"/>
        </w:rPr>
        <w:lastRenderedPageBreak/>
        <w:t>while the RIC model’s predictions are contrary to it</w:t>
      </w:r>
      <w:r w:rsidR="00C36D93">
        <w:rPr>
          <w:rFonts w:ascii="Times New Roman" w:hAnsi="Times New Roman" w:cs="Times New Roman"/>
        </w:rPr>
        <w:t>.</w:t>
      </w:r>
      <w:r w:rsidR="001166C7">
        <w:rPr>
          <w:rFonts w:ascii="Times New Roman" w:hAnsi="Times New Roman" w:cs="Times New Roman"/>
        </w:rPr>
        <w:t xml:space="preserve"> </w:t>
      </w:r>
      <w:r w:rsidR="000C182C" w:rsidRPr="00975C28">
        <w:rPr>
          <w:rFonts w:ascii="Times New Roman" w:hAnsi="Times New Roman" w:cs="Times New Roman"/>
        </w:rPr>
        <w:t>Thus,</w:t>
      </w:r>
      <w:r w:rsidR="006A4811" w:rsidRPr="00975C28">
        <w:rPr>
          <w:rFonts w:ascii="Times New Roman" w:hAnsi="Times New Roman" w:cs="Times New Roman"/>
        </w:rPr>
        <w:t xml:space="preserve"> the experiment was a strong test for the RITCH model.</w:t>
      </w:r>
    </w:p>
    <w:p w14:paraId="492FE334" w14:textId="7D29FD6A" w:rsidR="003B645D" w:rsidRDefault="003B645D" w:rsidP="00CD4232">
      <w:pPr>
        <w:spacing w:line="480" w:lineRule="auto"/>
        <w:rPr>
          <w:rFonts w:ascii="Times New Roman" w:hAnsi="Times New Roman" w:cs="Times New Roman"/>
          <w:b/>
          <w:bCs/>
        </w:rPr>
      </w:pPr>
      <w:r w:rsidRPr="003B645D">
        <w:rPr>
          <w:rFonts w:ascii="Times New Roman" w:hAnsi="Times New Roman" w:cs="Times New Roman"/>
          <w:b/>
          <w:bCs/>
        </w:rPr>
        <w:t xml:space="preserve">Figure </w:t>
      </w:r>
      <w:r w:rsidRPr="003B645D">
        <w:rPr>
          <w:rFonts w:ascii="Times New Roman" w:hAnsi="Times New Roman" w:cs="Times New Roman" w:hint="eastAsia"/>
          <w:b/>
          <w:bCs/>
        </w:rPr>
        <w:t>2</w:t>
      </w:r>
    </w:p>
    <w:p w14:paraId="4EEBBBD3" w14:textId="07BFF83C" w:rsidR="003B645D" w:rsidRPr="003B645D" w:rsidRDefault="003B645D" w:rsidP="00CD4232">
      <w:pPr>
        <w:spacing w:line="480" w:lineRule="auto"/>
        <w:rPr>
          <w:rFonts w:ascii="Times New Roman" w:hAnsi="Times New Roman" w:cs="Times New Roman"/>
          <w:i/>
          <w:iCs/>
        </w:rPr>
      </w:pPr>
      <w:r>
        <w:rPr>
          <w:rFonts w:ascii="Times New Roman" w:hAnsi="Times New Roman" w:cs="Times New Roman" w:hint="eastAsia"/>
          <w:i/>
          <w:iCs/>
        </w:rPr>
        <w:t>A</w:t>
      </w:r>
      <w:r>
        <w:rPr>
          <w:rFonts w:ascii="Times New Roman" w:hAnsi="Times New Roman" w:cs="Times New Roman"/>
          <w:i/>
          <w:iCs/>
        </w:rPr>
        <w:t>ssessment of the experiment.</w:t>
      </w:r>
    </w:p>
    <w:p w14:paraId="439E082E" w14:textId="001FD89C" w:rsidR="003F6BE0" w:rsidRDefault="00380AA4" w:rsidP="00CD4232">
      <w:pPr>
        <w:spacing w:line="480" w:lineRule="auto"/>
        <w:rPr>
          <w:rFonts w:ascii="Times New Roman" w:hAnsi="Times New Roman" w:cs="Times New Roman"/>
        </w:rPr>
      </w:pPr>
      <w:commentRangeStart w:id="23"/>
      <w:r>
        <w:rPr>
          <w:noProof/>
        </w:rPr>
        <w:drawing>
          <wp:inline distT="0" distB="0" distL="0" distR="0" wp14:anchorId="64197A9A" wp14:editId="0DC585C4">
            <wp:extent cx="5274310" cy="3956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commentRangeEnd w:id="23"/>
      <w:r w:rsidR="00E2556E">
        <w:rPr>
          <w:rStyle w:val="ad"/>
        </w:rPr>
        <w:commentReference w:id="23"/>
      </w:r>
    </w:p>
    <w:p w14:paraId="7D15513F" w14:textId="750D303E" w:rsidR="00835848" w:rsidRPr="00835848" w:rsidRDefault="003B645D" w:rsidP="00835848">
      <w:pPr>
        <w:spacing w:line="480" w:lineRule="auto"/>
        <w:rPr>
          <w:rFonts w:ascii="Times New Roman" w:hAnsi="Times New Roman" w:cs="Times New Roman"/>
        </w:rPr>
      </w:pPr>
      <w:bookmarkStart w:id="24" w:name="OLE_LINK8"/>
      <w:r>
        <w:rPr>
          <w:rFonts w:ascii="Times New Roman" w:hAnsi="Times New Roman" w:cs="Times New Roman"/>
          <w:i/>
          <w:iCs/>
        </w:rPr>
        <w:t xml:space="preserve">Note. </w:t>
      </w:r>
      <w:r w:rsidR="00380AA4">
        <w:rPr>
          <w:rFonts w:ascii="Times New Roman" w:hAnsi="Times New Roman" w:cs="Times New Roman"/>
        </w:rPr>
        <w:t>T</w:t>
      </w:r>
      <w:r w:rsidR="00835848">
        <w:rPr>
          <w:rFonts w:ascii="Times New Roman" w:hAnsi="Times New Roman" w:cs="Times New Roman"/>
        </w:rPr>
        <w:t xml:space="preserve">he </w:t>
      </w:r>
      <w:r>
        <w:rPr>
          <w:rFonts w:ascii="Times New Roman" w:hAnsi="Times New Roman" w:cs="Times New Roman"/>
        </w:rPr>
        <w:t xml:space="preserve">red segments are </w:t>
      </w:r>
      <w:r w:rsidR="002669CA">
        <w:rPr>
          <w:rFonts w:ascii="Times New Roman" w:hAnsi="Times New Roman" w:cs="Times New Roman"/>
        </w:rPr>
        <w:t>core</w:t>
      </w:r>
      <w:r w:rsidR="00835848">
        <w:rPr>
          <w:rFonts w:ascii="Times New Roman" w:hAnsi="Times New Roman" w:cs="Times New Roman"/>
        </w:rPr>
        <w:t xml:space="preserve"> predictions </w:t>
      </w:r>
      <w:r>
        <w:rPr>
          <w:rFonts w:ascii="Times New Roman" w:hAnsi="Times New Roman" w:cs="Times New Roman"/>
        </w:rPr>
        <w:t xml:space="preserve">of </w:t>
      </w:r>
      <w:r w:rsidRPr="00975C28">
        <w:rPr>
          <w:rFonts w:ascii="Times New Roman" w:hAnsi="Times New Roman" w:cs="Times New Roman"/>
        </w:rPr>
        <w:t xml:space="preserve">the </w:t>
      </w:r>
      <w:r>
        <w:rPr>
          <w:rFonts w:ascii="Times New Roman" w:hAnsi="Times New Roman" w:cs="Times New Roman"/>
        </w:rPr>
        <w:t xml:space="preserve">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t>
      </w:r>
      <w:r w:rsidR="00835848">
        <w:rPr>
          <w:rFonts w:ascii="Times New Roman" w:hAnsi="Times New Roman" w:cs="Times New Roman"/>
        </w:rPr>
        <w:t>of the RITCH model</w:t>
      </w:r>
      <w:r>
        <w:rPr>
          <w:rFonts w:ascii="Times New Roman" w:hAnsi="Times New Roman" w:cs="Times New Roman"/>
        </w:rPr>
        <w:t>. The green ribbons are</w:t>
      </w:r>
      <w:r w:rsidR="00835848">
        <w:rPr>
          <w:rFonts w:ascii="Times New Roman" w:hAnsi="Times New Roman" w:cs="Times New Roman"/>
        </w:rPr>
        <w:t xml:space="preserve"> the data priors</w:t>
      </w:r>
      <w:r>
        <w:rPr>
          <w:rFonts w:ascii="Times New Roman" w:hAnsi="Times New Roman" w:cs="Times New Roman"/>
        </w:rPr>
        <w:t>.</w:t>
      </w:r>
    </w:p>
    <w:bookmarkEnd w:id="24"/>
    <w:p w14:paraId="766E35DD" w14:textId="77777777" w:rsidR="00835848" w:rsidRPr="00975C28" w:rsidRDefault="00835848" w:rsidP="00CD4232">
      <w:pPr>
        <w:spacing w:line="480" w:lineRule="auto"/>
        <w:rPr>
          <w:rFonts w:ascii="Times New Roman" w:hAnsi="Times New Roman" w:cs="Times New Roman"/>
        </w:rPr>
      </w:pPr>
    </w:p>
    <w:p w14:paraId="7841F4FA" w14:textId="0D52CC65" w:rsidR="008365BA" w:rsidRDefault="006A4811" w:rsidP="00CD4232">
      <w:pPr>
        <w:spacing w:line="480" w:lineRule="auto"/>
        <w:rPr>
          <w:rFonts w:ascii="Times New Roman" w:hAnsi="Times New Roman" w:cs="Times New Roman"/>
        </w:rPr>
      </w:pPr>
      <w:r w:rsidRPr="00975C28">
        <w:rPr>
          <w:rFonts w:ascii="Times New Roman" w:hAnsi="Times New Roman" w:cs="Times New Roman"/>
        </w:rPr>
        <w:tab/>
        <w:t>However, when comparing to the behavioral data of the rest 60 participants, the RITCH model did not c</w:t>
      </w:r>
      <w:r w:rsidR="006A23F0">
        <w:rPr>
          <w:rFonts w:ascii="Times New Roman" w:hAnsi="Times New Roman" w:cs="Times New Roman"/>
        </w:rPr>
        <w:t>onsistent with it</w:t>
      </w:r>
      <w:r w:rsidR="00F764F8" w:rsidRPr="00975C28">
        <w:rPr>
          <w:rFonts w:ascii="Times New Roman" w:hAnsi="Times New Roman" w:cs="Times New Roman"/>
        </w:rPr>
        <w:t xml:space="preserve"> (Figure </w:t>
      </w:r>
      <w:r w:rsidR="001166C7">
        <w:rPr>
          <w:rFonts w:ascii="Times New Roman" w:hAnsi="Times New Roman" w:cs="Times New Roman" w:hint="eastAsia"/>
        </w:rPr>
        <w:t>3</w:t>
      </w:r>
      <w:r w:rsidR="00F764F8" w:rsidRPr="00975C28">
        <w:rPr>
          <w:rFonts w:ascii="Times New Roman" w:hAnsi="Times New Roman" w:cs="Times New Roman"/>
        </w:rPr>
        <w:t>)</w:t>
      </w:r>
      <w:r w:rsidRPr="00975C28">
        <w:rPr>
          <w:rFonts w:ascii="Times New Roman" w:hAnsi="Times New Roman" w:cs="Times New Roman"/>
        </w:rPr>
        <w:t>.</w:t>
      </w:r>
      <w:r w:rsidR="000C182C" w:rsidRPr="00975C28">
        <w:rPr>
          <w:rFonts w:ascii="Times New Roman" w:hAnsi="Times New Roman" w:cs="Times New Roman"/>
        </w:rPr>
        <w:t xml:space="preserve"> </w:t>
      </w:r>
      <w:r w:rsidR="004E043B">
        <w:rPr>
          <w:rFonts w:ascii="Times New Roman" w:hAnsi="Times New Roman" w:cs="Times New Roman"/>
        </w:rPr>
        <w:t>When</w:t>
      </w:r>
      <w:r w:rsidR="00853C36">
        <w:rPr>
          <w:rFonts w:ascii="Times New Roman" w:hAnsi="Times New Roman" w:cs="Times New Roman"/>
        </w:rPr>
        <w:t xml:space="preserve"> the amount</w:t>
      </w:r>
      <w:r w:rsidR="004E043B">
        <w:rPr>
          <w:rFonts w:ascii="Times New Roman" w:hAnsi="Times New Roman" w:cs="Times New Roman"/>
        </w:rPr>
        <w:t>s increased,</w:t>
      </w:r>
      <w:r w:rsidR="00853C36">
        <w:rPr>
          <w:rFonts w:ascii="Times New Roman" w:hAnsi="Times New Roman" w:cs="Times New Roman"/>
        </w:rPr>
        <w:t xml:space="preserve"> participants preference of options </w:t>
      </w:r>
      <w:r w:rsidR="004E043B">
        <w:rPr>
          <w:rFonts w:ascii="Times New Roman" w:hAnsi="Times New Roman" w:cs="Times New Roman"/>
        </w:rPr>
        <w:t>did not significantly change</w:t>
      </w:r>
      <w:r w:rsidR="004E043B">
        <w:rPr>
          <w:rFonts w:ascii="Times New Roman" w:hAnsi="Times New Roman" w:cs="Times New Roman"/>
        </w:rPr>
        <w:t xml:space="preserve"> </w:t>
      </w:r>
      <w:r w:rsidR="00853C36">
        <w:rPr>
          <w:rFonts w:ascii="Times New Roman" w:hAnsi="Times New Roman" w:cs="Times New Roman"/>
        </w:rPr>
        <w:t>in R vs A and DR vs A choice</w:t>
      </w:r>
      <w:r w:rsidR="004E043B">
        <w:rPr>
          <w:rFonts w:ascii="Times New Roman" w:hAnsi="Times New Roman" w:cs="Times New Roman"/>
        </w:rPr>
        <w:t>s, and participants tended to run higher risk in most of R vs AD choices.</w:t>
      </w:r>
      <w:r w:rsidR="00853C36">
        <w:rPr>
          <w:rFonts w:ascii="Times New Roman" w:hAnsi="Times New Roman" w:cs="Times New Roman"/>
        </w:rPr>
        <w:t xml:space="preserve"> </w:t>
      </w:r>
      <w:r w:rsidR="00853C36">
        <w:rPr>
          <w:rFonts w:ascii="Times New Roman" w:hAnsi="Times New Roman" w:cs="Times New Roman"/>
        </w:rPr>
        <w:t xml:space="preserve">Other </w:t>
      </w:r>
      <w:r w:rsidR="00853C36">
        <w:rPr>
          <w:rFonts w:ascii="Times New Roman" w:hAnsi="Times New Roman" w:cs="Times New Roman"/>
        </w:rPr>
        <w:lastRenderedPageBreak/>
        <w:t>sets of informative priors</w:t>
      </w:r>
      <w:r w:rsidR="00853C36" w:rsidRPr="00975C28">
        <w:rPr>
          <w:rFonts w:ascii="Times New Roman" w:hAnsi="Times New Roman" w:cs="Times New Roman"/>
        </w:rPr>
        <w:t xml:space="preserve"> </w:t>
      </w:r>
      <w:r w:rsidR="00853C36">
        <w:rPr>
          <w:rFonts w:ascii="Times New Roman" w:hAnsi="Times New Roman" w:cs="Times New Roman"/>
        </w:rPr>
        <w:t>gave qualitatively same results (Supplementary materials S1).</w:t>
      </w:r>
      <w:r w:rsidR="00853C36">
        <w:rPr>
          <w:rFonts w:ascii="Times New Roman" w:hAnsi="Times New Roman" w:cs="Times New Roman"/>
        </w:rPr>
        <w:t xml:space="preserve"> </w:t>
      </w:r>
      <w:r w:rsidR="004A42D9">
        <w:rPr>
          <w:rFonts w:ascii="Times New Roman" w:hAnsi="Times New Roman" w:cs="Times New Roman"/>
        </w:rPr>
        <w:t>Thus, although the RITCH model superior to other models</w:t>
      </w:r>
      <w:r w:rsidR="005C1102">
        <w:rPr>
          <w:rFonts w:ascii="Times New Roman" w:hAnsi="Times New Roman" w:cs="Times New Roman"/>
        </w:rPr>
        <w:t xml:space="preserve"> in term of Bayes factors</w:t>
      </w:r>
      <w:r w:rsidR="004A42D9">
        <w:rPr>
          <w:rFonts w:ascii="Times New Roman" w:hAnsi="Times New Roman" w:cs="Times New Roman"/>
        </w:rPr>
        <w:t>, it was still re</w:t>
      </w:r>
      <w:r w:rsidR="008C26EF">
        <w:rPr>
          <w:rFonts w:ascii="Times New Roman" w:hAnsi="Times New Roman" w:cs="Times New Roman"/>
        </w:rPr>
        <w:t>futed</w:t>
      </w:r>
      <w:r w:rsidR="004A42D9">
        <w:rPr>
          <w:rFonts w:ascii="Times New Roman" w:hAnsi="Times New Roman" w:cs="Times New Roman"/>
        </w:rPr>
        <w:t xml:space="preserve"> by </w:t>
      </w:r>
      <w:r w:rsidR="008C26EF">
        <w:rPr>
          <w:rFonts w:ascii="Times New Roman" w:hAnsi="Times New Roman" w:cs="Times New Roman"/>
        </w:rPr>
        <w:t>the observation.</w:t>
      </w:r>
    </w:p>
    <w:p w14:paraId="72A89274" w14:textId="20CB180C" w:rsidR="003B645D" w:rsidRDefault="003B645D" w:rsidP="00CD4232">
      <w:pPr>
        <w:spacing w:line="480" w:lineRule="auto"/>
        <w:rPr>
          <w:rFonts w:ascii="Times New Roman" w:hAnsi="Times New Roman" w:cs="Times New Roman"/>
          <w:b/>
          <w:bCs/>
        </w:rPr>
      </w:pPr>
      <w:r w:rsidRPr="003B645D">
        <w:rPr>
          <w:rFonts w:ascii="Times New Roman" w:hAnsi="Times New Roman" w:cs="Times New Roman"/>
          <w:b/>
          <w:bCs/>
        </w:rPr>
        <w:t>Figure 3</w:t>
      </w:r>
    </w:p>
    <w:p w14:paraId="2A6651E9" w14:textId="5FA08BC2" w:rsidR="003B645D" w:rsidRPr="003B645D" w:rsidRDefault="003B645D" w:rsidP="00CD4232">
      <w:pPr>
        <w:spacing w:line="480" w:lineRule="auto"/>
        <w:rPr>
          <w:rFonts w:ascii="Times New Roman" w:hAnsi="Times New Roman" w:cs="Times New Roman"/>
          <w:i/>
          <w:iCs/>
        </w:rPr>
      </w:pPr>
      <w:r>
        <w:rPr>
          <w:rFonts w:ascii="Times New Roman" w:hAnsi="Times New Roman" w:cs="Times New Roman"/>
          <w:i/>
          <w:iCs/>
        </w:rPr>
        <w:t>Comparison of the observation, the core predictions</w:t>
      </w:r>
      <w:r w:rsidR="00E77966">
        <w:rPr>
          <w:rFonts w:ascii="Times New Roman" w:hAnsi="Times New Roman" w:cs="Times New Roman"/>
          <w:i/>
          <w:iCs/>
        </w:rPr>
        <w:t xml:space="preserve"> and the data priors</w:t>
      </w:r>
      <w:r>
        <w:rPr>
          <w:rFonts w:ascii="Times New Roman" w:hAnsi="Times New Roman" w:cs="Times New Roman"/>
          <w:i/>
          <w:iCs/>
        </w:rPr>
        <w:t>.</w:t>
      </w:r>
    </w:p>
    <w:p w14:paraId="1878D82D" w14:textId="562D0C12" w:rsidR="003F6BE0" w:rsidRDefault="00380AA4" w:rsidP="00CD4232">
      <w:pPr>
        <w:spacing w:line="480" w:lineRule="auto"/>
        <w:rPr>
          <w:rFonts w:ascii="Times New Roman" w:hAnsi="Times New Roman" w:cs="Times New Roman"/>
        </w:rPr>
      </w:pPr>
      <w:commentRangeStart w:id="25"/>
      <w:r>
        <w:rPr>
          <w:noProof/>
        </w:rPr>
        <w:drawing>
          <wp:inline distT="0" distB="0" distL="0" distR="0" wp14:anchorId="57A02ABD" wp14:editId="2C9F7EA4">
            <wp:extent cx="5274310" cy="3956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commentRangeEnd w:id="25"/>
      <w:r w:rsidR="00E2556E">
        <w:rPr>
          <w:rStyle w:val="ad"/>
        </w:rPr>
        <w:commentReference w:id="25"/>
      </w:r>
    </w:p>
    <w:p w14:paraId="22FA2F02" w14:textId="64B032E8" w:rsidR="006A23F0" w:rsidRPr="002669CA" w:rsidRDefault="00E77966" w:rsidP="00CD4232">
      <w:pPr>
        <w:spacing w:line="480" w:lineRule="auto"/>
        <w:rPr>
          <w:rFonts w:ascii="Times New Roman" w:hAnsi="Times New Roman" w:cs="Times New Roman"/>
        </w:rPr>
      </w:pPr>
      <w:bookmarkStart w:id="26" w:name="OLE_LINK10"/>
      <w:r w:rsidRPr="00E77966">
        <w:rPr>
          <w:rFonts w:ascii="Times New Roman" w:hAnsi="Times New Roman" w:cs="Times New Roman"/>
          <w:i/>
          <w:iCs/>
        </w:rPr>
        <w:t>Note.</w:t>
      </w:r>
      <w:r>
        <w:rPr>
          <w:rFonts w:ascii="Times New Roman" w:hAnsi="Times New Roman" w:cs="Times New Roman"/>
        </w:rPr>
        <w:t xml:space="preserve"> </w:t>
      </w:r>
      <w:r w:rsidR="002669CA">
        <w:rPr>
          <w:rFonts w:ascii="Times New Roman" w:hAnsi="Times New Roman" w:cs="Times New Roman"/>
        </w:rPr>
        <w:t xml:space="preserve">The </w:t>
      </w:r>
      <w:r>
        <w:rPr>
          <w:rFonts w:ascii="Times New Roman" w:hAnsi="Times New Roman" w:cs="Times New Roman"/>
        </w:rPr>
        <w:t xml:space="preserve">blue dots are the </w:t>
      </w:r>
      <w:r w:rsidR="002669CA">
        <w:rPr>
          <w:rFonts w:ascii="Times New Roman" w:hAnsi="Times New Roman" w:cs="Times New Roman"/>
        </w:rPr>
        <w:t>observed</w:t>
      </w:r>
      <w:r w:rsidR="002669CA" w:rsidRPr="00975C28">
        <w:rPr>
          <w:rFonts w:ascii="Times New Roman" w:hAnsi="Times New Roman" w:cs="Times New Roman"/>
        </w:rPr>
        <w:t xml:space="preserve"> </w:t>
      </w:r>
      <w:r w:rsidR="002669CA">
        <w:rPr>
          <w:rFonts w:ascii="Times New Roman" w:hAnsi="Times New Roman" w:cs="Times New Roman"/>
        </w:rPr>
        <w:t xml:space="preserve">difference between the </w:t>
      </w:r>
      <w:r w:rsidR="002669CA" w:rsidRPr="00975C28">
        <w:rPr>
          <w:rFonts w:ascii="Times New Roman" w:hAnsi="Times New Roman" w:cs="Times New Roman"/>
        </w:rPr>
        <w:t>proportion of participants choosing option 1</w:t>
      </w:r>
      <w:r w:rsidR="002669CA">
        <w:rPr>
          <w:rFonts w:ascii="Times New Roman" w:hAnsi="Times New Roman" w:cs="Times New Roman"/>
        </w:rPr>
        <w:t xml:space="preserve"> in the manipulated choice set and that of the baseline choice set of each choice</w:t>
      </w:r>
      <w:r>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The red segments are core predictions of</w:t>
      </w:r>
      <w:r w:rsidR="002669CA">
        <w:rPr>
          <w:rFonts w:ascii="Times New Roman" w:hAnsi="Times New Roman" w:cs="Times New Roman"/>
        </w:rPr>
        <w:t xml:space="preserve"> the RITCH model</w:t>
      </w:r>
      <w:r>
        <w:rPr>
          <w:rFonts w:ascii="Times New Roman" w:hAnsi="Times New Roman" w:cs="Times New Roman"/>
        </w:rPr>
        <w:t>. The green ribbons are the data priors.</w:t>
      </w:r>
    </w:p>
    <w:bookmarkEnd w:id="26"/>
    <w:p w14:paraId="268EE39A" w14:textId="1D760CF2" w:rsidR="00BD34A4" w:rsidRPr="00975C28" w:rsidRDefault="00CE4A75" w:rsidP="00565D8E">
      <w:pPr>
        <w:pStyle w:val="1"/>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Application</w:t>
      </w:r>
      <w:r w:rsidR="00BD34A4" w:rsidRPr="00975C28">
        <w:rPr>
          <w:rFonts w:ascii="Times New Roman" w:hAnsi="Times New Roman" w:cs="Times New Roman"/>
          <w:sz w:val="24"/>
          <w:szCs w:val="24"/>
        </w:rPr>
        <w:t xml:space="preserve"> </w:t>
      </w:r>
      <w:r w:rsidR="00F042F3" w:rsidRPr="00975C28">
        <w:rPr>
          <w:rFonts w:ascii="Times New Roman" w:hAnsi="Times New Roman" w:cs="Times New Roman"/>
          <w:sz w:val="24"/>
          <w:szCs w:val="24"/>
        </w:rPr>
        <w:t>2</w:t>
      </w:r>
      <w:r w:rsidR="00BD34A4" w:rsidRPr="00975C28">
        <w:rPr>
          <w:rFonts w:ascii="Times New Roman" w:hAnsi="Times New Roman" w:cs="Times New Roman"/>
          <w:sz w:val="24"/>
          <w:szCs w:val="24"/>
        </w:rPr>
        <w:t>: Interference model</w:t>
      </w:r>
    </w:p>
    <w:p w14:paraId="5A7CE8F5" w14:textId="595081E4" w:rsidR="008E4F7C" w:rsidRDefault="00376673" w:rsidP="008E3C0B">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D34A4" w:rsidRPr="00975C28">
        <w:rPr>
          <w:rFonts w:ascii="Times New Roman" w:hAnsi="Times New Roman" w:cs="Times New Roman"/>
        </w:rPr>
        <w:t xml:space="preserve">The </w:t>
      </w:r>
      <w:r w:rsidR="00372EDE" w:rsidRPr="00975C28">
        <w:rPr>
          <w:rFonts w:ascii="Times New Roman" w:hAnsi="Times New Roman" w:cs="Times New Roman"/>
        </w:rPr>
        <w:t>second</w:t>
      </w:r>
      <w:r w:rsidR="00BD34A4" w:rsidRPr="00975C28">
        <w:rPr>
          <w:rFonts w:ascii="Times New Roman" w:hAnsi="Times New Roman" w:cs="Times New Roman"/>
        </w:rPr>
        <w:t xml:space="preserve"> example comes from the domain of</w:t>
      </w:r>
      <w:r w:rsidR="00AF2D2A" w:rsidRPr="00975C28">
        <w:rPr>
          <w:rFonts w:ascii="Times New Roman" w:hAnsi="Times New Roman" w:cs="Times New Roman"/>
        </w:rPr>
        <w:t xml:space="preserve"> </w:t>
      </w:r>
      <w:r w:rsidR="0080256F" w:rsidRPr="00975C28">
        <w:rPr>
          <w:rFonts w:ascii="Times New Roman" w:hAnsi="Times New Roman" w:cs="Times New Roman"/>
        </w:rPr>
        <w:t xml:space="preserve">visual </w:t>
      </w:r>
      <w:r w:rsidR="00BD34A4" w:rsidRPr="00975C28">
        <w:rPr>
          <w:rFonts w:ascii="Times New Roman" w:hAnsi="Times New Roman" w:cs="Times New Roman"/>
        </w:rPr>
        <w:t xml:space="preserve">working memory (WM). </w:t>
      </w:r>
      <w:r w:rsidR="009860F1" w:rsidRPr="00975C28">
        <w:rPr>
          <w:rFonts w:ascii="Times New Roman" w:hAnsi="Times New Roman" w:cs="Times New Roman"/>
        </w:rPr>
        <w:t>One of the most robust and general phenomen</w:t>
      </w:r>
      <w:r w:rsidR="000B7C91">
        <w:rPr>
          <w:rFonts w:ascii="Times New Roman" w:hAnsi="Times New Roman" w:cs="Times New Roman"/>
        </w:rPr>
        <w:t>on</w:t>
      </w:r>
      <w:r w:rsidR="009860F1" w:rsidRPr="00975C28">
        <w:rPr>
          <w:rFonts w:ascii="Times New Roman" w:hAnsi="Times New Roman" w:cs="Times New Roman"/>
        </w:rPr>
        <w:t xml:space="preserve"> for WM is its limited capacity</w:t>
      </w:r>
      <w:r w:rsidR="00F14322">
        <w:rPr>
          <w:rFonts w:ascii="Times New Roman" w:hAnsi="Times New Roman" w:cs="Times New Roman"/>
        </w:rPr>
        <w:t>,</w:t>
      </w:r>
      <w:r w:rsidR="009860F1" w:rsidRPr="00975C28">
        <w:rPr>
          <w:rFonts w:ascii="Times New Roman" w:hAnsi="Times New Roman" w:cs="Times New Roman"/>
        </w:rPr>
        <w:t xml:space="preserve"> </w:t>
      </w:r>
      <w:r w:rsidR="00F14322">
        <w:rPr>
          <w:rFonts w:ascii="Times New Roman" w:hAnsi="Times New Roman" w:cs="Times New Roman"/>
        </w:rPr>
        <w:t>t</w:t>
      </w:r>
      <w:r w:rsidR="009860F1" w:rsidRPr="00F14322">
        <w:rPr>
          <w:rFonts w:ascii="Times New Roman" w:hAnsi="Times New Roman" w:cs="Times New Roman"/>
        </w:rPr>
        <w:t xml:space="preserve">he </w:t>
      </w:r>
      <w:r w:rsidR="00F14322" w:rsidRPr="00F14322">
        <w:rPr>
          <w:rFonts w:ascii="Times New Roman" w:hAnsi="Times New Roman" w:cs="Times New Roman"/>
        </w:rPr>
        <w:t>accuracy of response</w:t>
      </w:r>
      <w:r w:rsidR="009860F1" w:rsidRPr="00F14322">
        <w:rPr>
          <w:rFonts w:ascii="Times New Roman" w:hAnsi="Times New Roman" w:cs="Times New Roman"/>
        </w:rPr>
        <w:t xml:space="preserve"> decrease</w:t>
      </w:r>
      <w:r w:rsidR="00F14322" w:rsidRPr="00F14322">
        <w:rPr>
          <w:rFonts w:ascii="Times New Roman" w:hAnsi="Times New Roman" w:cs="Times New Roman"/>
        </w:rPr>
        <w:t>s</w:t>
      </w:r>
      <w:r w:rsidR="009860F1" w:rsidRPr="00F14322">
        <w:rPr>
          <w:rFonts w:ascii="Times New Roman" w:hAnsi="Times New Roman" w:cs="Times New Roman"/>
        </w:rPr>
        <w:t xml:space="preserve"> </w:t>
      </w:r>
      <w:r w:rsidR="00F14322" w:rsidRPr="00F14322">
        <w:rPr>
          <w:rFonts w:ascii="Times New Roman" w:hAnsi="Times New Roman" w:cs="Times New Roman"/>
        </w:rPr>
        <w:t>as</w:t>
      </w:r>
      <w:r w:rsidR="009860F1" w:rsidRPr="00F14322">
        <w:rPr>
          <w:rFonts w:ascii="Times New Roman" w:hAnsi="Times New Roman" w:cs="Times New Roman"/>
        </w:rPr>
        <w:t xml:space="preserve"> the set size of memory items increases</w:t>
      </w:r>
      <w:r w:rsidR="00F14322">
        <w:rPr>
          <w:rFonts w:ascii="Times New Roman" w:hAnsi="Times New Roman" w:cs="Times New Roman"/>
        </w:rPr>
        <w:t xml:space="preserve"> </w:t>
      </w:r>
      <w:r w:rsidR="00F14322" w:rsidRPr="00975C28">
        <w:rPr>
          <w:rFonts w:ascii="Times New Roman" w:hAnsi="Times New Roman" w:cs="Times New Roman"/>
        </w:rPr>
        <w:fldChar w:fldCharType="begin"/>
      </w:r>
      <w:r w:rsidR="00F14322" w:rsidRPr="00975C28">
        <w:rPr>
          <w:rFonts w:ascii="Times New Roman" w:hAnsi="Times New Roman" w:cs="Times New Roman"/>
        </w:rPr>
        <w:instrText xml:space="preserve"> ADDIN ZOTERO_ITEM CSL_CITATION {"citationID":"g58v0AT1","properties":{"formattedCitation":"(Oberauer et al., 2018)","plainCitation":"(Oberauer et al., 2018)","noteIndex":0},"citationItems":[{"id":25687,"uris":["http://zotero.org/users/5418352/items/T859PIAC"],"uri":["http://zotero.org/users/5418352/items/T859PIAC"],"itemData":{"id":25687,"type":"article-journal","archive":"Scopus","container-title":"Psychological Bulletin","DOI":"10.1037/bul0000153","issue":"9","note":"tex.ids= oberauerBenchmarksModelsShortterm2018, oberauerBenchmarksModelsShortterm2018a","page":"885-958","title":"Benchmarks for models of short-term and working memory","volume":"144","author":[{"family":"Oberauer","given":"K."},{"family":"Lewandowsky","given":"S."},{"family":"Awh","given":"E."},{"family":"Brown","given":"G.D.A."},{"family":"Conway","given":"A."},{"family":"Cowan","given":"N."},{"family":"Donkin","given":"C."},{"family":"Farrell","given":"S."},{"family":"Hitch","given":"G.J."},{"family":"Hurlstone","given":"M.J."},{"family":"Ma","given":"W.J."},{"family":"Morey","given":"C.C."},{"family":"Nee","given":"D.E."},{"family":"Schweppe","given":"J."},{"family":"Vergauwe","given":"E."},{"family":"Ward","given":"G."}],"issued":{"date-parts":[["2018"]]},"citation-key":"oberauerBenchmarksModelsShortterm2018"}}],"schema":"https://github.com/citation-style-language/schema/raw/master/csl-citation.json"} </w:instrText>
      </w:r>
      <w:r w:rsidR="00F14322" w:rsidRPr="00975C28">
        <w:rPr>
          <w:rFonts w:ascii="Times New Roman" w:hAnsi="Times New Roman" w:cs="Times New Roman"/>
        </w:rPr>
        <w:fldChar w:fldCharType="separate"/>
      </w:r>
      <w:r w:rsidR="00F14322" w:rsidRPr="00975C28">
        <w:rPr>
          <w:rFonts w:ascii="Times New Roman" w:hAnsi="Times New Roman" w:cs="Times New Roman"/>
        </w:rPr>
        <w:t>(Oberauer et al., 2018)</w:t>
      </w:r>
      <w:r w:rsidR="00F14322" w:rsidRPr="00975C28">
        <w:rPr>
          <w:rFonts w:ascii="Times New Roman" w:hAnsi="Times New Roman" w:cs="Times New Roman"/>
        </w:rPr>
        <w:fldChar w:fldCharType="end"/>
      </w:r>
      <w:r w:rsidR="009860F1" w:rsidRPr="00F14322">
        <w:rPr>
          <w:rFonts w:ascii="Times New Roman" w:hAnsi="Times New Roman" w:cs="Times New Roman"/>
        </w:rPr>
        <w:t>.</w:t>
      </w:r>
      <w:r w:rsidR="009860F1">
        <w:rPr>
          <w:rFonts w:ascii="Times New Roman" w:hAnsi="Times New Roman" w:cs="Times New Roman"/>
        </w:rPr>
        <w:t xml:space="preserve"> </w:t>
      </w:r>
      <w:r w:rsidR="009860F1" w:rsidRPr="00975C28">
        <w:rPr>
          <w:rFonts w:ascii="Times New Roman" w:hAnsi="Times New Roman" w:cs="Times New Roman"/>
        </w:rPr>
        <w:t xml:space="preserve">The interference model (IM) for visual WM </w:t>
      </w:r>
      <w:r w:rsidR="009860F1">
        <w:rPr>
          <w:rFonts w:ascii="Times New Roman" w:hAnsi="Times New Roman" w:cs="Times New Roman"/>
        </w:rPr>
        <w:t>assumes that</w:t>
      </w:r>
      <w:r w:rsidR="009860F1" w:rsidRPr="00975C28">
        <w:rPr>
          <w:rFonts w:ascii="Times New Roman" w:hAnsi="Times New Roman" w:cs="Times New Roman"/>
        </w:rPr>
        <w:t xml:space="preserve"> the limited capacity is due to the mutual interference among representations of stimuli </w:t>
      </w:r>
      <w:r w:rsidR="009860F1">
        <w:rPr>
          <w:rFonts w:ascii="Times New Roman" w:hAnsi="Times New Roman" w:cs="Times New Roman"/>
        </w:rPr>
        <w:fldChar w:fldCharType="begin"/>
      </w:r>
      <w:r w:rsidR="009860F1">
        <w:rPr>
          <w:rFonts w:ascii="Times New Roman" w:hAnsi="Times New Roman" w:cs="Times New Roman"/>
        </w:rPr>
        <w:instrText xml:space="preserve"> ADDIN ZOTERO_ITEM CSL_CITATION {"citationID":"T8PgzqPy","properties":{"formattedCitation":"(Oberauer &amp; Lin, 2017)","plainCitation":"(Oberauer &amp; Lin, 2017)","noteIndex":0},"citationItems":[{"id":25708,"uris":["http://zotero.org/users/5418352/items/4Y5KRKV9"],"uri":["http://zotero.org/users/5418352/items/4Y5KRKV9"],"itemData":{"id":25708,"type":"article-journal","archive":"Scopus","container-title":"Psychological Review","DOI":"10.1037/rev0000044","issue":"1","note":"tex.ids= oberauerInterferenceModelVisual2017, oberauerInterferenceModelVisual2017a","page":"21-59","title":"An interference model of visual working memory","volume":"124","author":[{"family":"Oberauer","given":"K."},{"family":"Lin","given":"H.-Y."}],"issued":{"date-parts":[["2017"]]},"citation-key":"oberauerInterferenceModelVisual2017"}}],"schema":"https://github.com/citation-style-language/schema/raw/master/csl-citation.json"} </w:instrText>
      </w:r>
      <w:r w:rsidR="009860F1">
        <w:rPr>
          <w:rFonts w:ascii="Times New Roman" w:hAnsi="Times New Roman" w:cs="Times New Roman"/>
        </w:rPr>
        <w:fldChar w:fldCharType="separate"/>
      </w:r>
      <w:r w:rsidR="009860F1" w:rsidRPr="004A5842">
        <w:rPr>
          <w:rFonts w:ascii="Times New Roman" w:hAnsi="Times New Roman" w:cs="Times New Roman"/>
        </w:rPr>
        <w:t>(Oberauer &amp; Lin, 2017)</w:t>
      </w:r>
      <w:r w:rsidR="009860F1">
        <w:rPr>
          <w:rFonts w:ascii="Times New Roman" w:hAnsi="Times New Roman" w:cs="Times New Roman"/>
        </w:rPr>
        <w:fldChar w:fldCharType="end"/>
      </w:r>
      <w:r w:rsidR="009860F1" w:rsidRPr="00975C28">
        <w:rPr>
          <w:rFonts w:ascii="Times New Roman" w:hAnsi="Times New Roman" w:cs="Times New Roman"/>
        </w:rPr>
        <w:t>.</w:t>
      </w:r>
      <w:r w:rsidR="009860F1">
        <w:rPr>
          <w:rFonts w:ascii="Times New Roman" w:hAnsi="Times New Roman" w:cs="Times New Roman"/>
        </w:rPr>
        <w:t xml:space="preserve"> </w:t>
      </w:r>
      <w:proofErr w:type="spellStart"/>
      <w:r w:rsidR="008E4F7C" w:rsidRPr="00975C28">
        <w:rPr>
          <w:rFonts w:ascii="Times New Roman" w:hAnsi="Times New Roman" w:cs="Times New Roman"/>
        </w:rPr>
        <w:t>Oberauer</w:t>
      </w:r>
      <w:proofErr w:type="spellEnd"/>
      <w:r w:rsidR="008E4F7C" w:rsidRPr="00975C28">
        <w:rPr>
          <w:rFonts w:ascii="Times New Roman" w:hAnsi="Times New Roman" w:cs="Times New Roman"/>
        </w:rPr>
        <w:t xml:space="preserve"> and Lin </w:t>
      </w:r>
      <w:r w:rsidR="008E4F7C">
        <w:rPr>
          <w:rFonts w:ascii="Times New Roman" w:hAnsi="Times New Roman" w:cs="Times New Roman"/>
        </w:rPr>
        <w:t xml:space="preserve">(2017) </w:t>
      </w:r>
      <w:r w:rsidR="008E4F7C" w:rsidRPr="00975C28">
        <w:rPr>
          <w:rFonts w:ascii="Times New Roman" w:hAnsi="Times New Roman" w:cs="Times New Roman"/>
        </w:rPr>
        <w:t xml:space="preserve">conducted four </w:t>
      </w:r>
      <w:r w:rsidR="008E4F7C">
        <w:rPr>
          <w:rFonts w:ascii="Times New Roman" w:hAnsi="Times New Roman" w:cs="Times New Roman"/>
        </w:rPr>
        <w:t xml:space="preserve">continuous-reproduction </w:t>
      </w:r>
      <w:r w:rsidR="008E4F7C" w:rsidRPr="00975C28">
        <w:rPr>
          <w:rFonts w:ascii="Times New Roman" w:hAnsi="Times New Roman" w:cs="Times New Roman"/>
        </w:rPr>
        <w:t xml:space="preserve">experiments </w:t>
      </w:r>
      <w:r w:rsidR="008E4F7C">
        <w:rPr>
          <w:rFonts w:ascii="Times New Roman" w:hAnsi="Times New Roman" w:cs="Times New Roman"/>
        </w:rPr>
        <w:t xml:space="preserve">to </w:t>
      </w:r>
      <w:r w:rsidR="008E4F7C" w:rsidRPr="00975C28">
        <w:rPr>
          <w:rFonts w:ascii="Times New Roman" w:hAnsi="Times New Roman" w:cs="Times New Roman"/>
        </w:rPr>
        <w:t>compar</w:t>
      </w:r>
      <w:r w:rsidR="008E4F7C">
        <w:rPr>
          <w:rFonts w:ascii="Times New Roman" w:hAnsi="Times New Roman" w:cs="Times New Roman"/>
        </w:rPr>
        <w:t>e</w:t>
      </w:r>
      <w:r w:rsidR="008E4F7C" w:rsidRPr="00975C28">
        <w:rPr>
          <w:rFonts w:ascii="Times New Roman" w:hAnsi="Times New Roman" w:cs="Times New Roman"/>
        </w:rPr>
        <w:t xml:space="preserve"> the IM to slots and resource models. The IM provided the lowest AIC in most cases and only slightly worse than a version of resource model in one experiment.</w:t>
      </w:r>
    </w:p>
    <w:p w14:paraId="3118915A" w14:textId="7C82FA6C" w:rsidR="000F05BE" w:rsidRDefault="008E4F7C" w:rsidP="008E4F7C">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860F1" w:rsidRPr="00B23F81">
        <w:rPr>
          <w:rFonts w:ascii="Times New Roman" w:hAnsi="Times New Roman" w:cs="Times New Roman"/>
        </w:rPr>
        <w:t xml:space="preserve">A key assumption </w:t>
      </w:r>
      <w:r w:rsidR="00F77834" w:rsidRPr="00B23F81">
        <w:rPr>
          <w:rFonts w:ascii="Times New Roman" w:hAnsi="Times New Roman" w:cs="Times New Roman"/>
        </w:rPr>
        <w:t>of the IM is that the strength of interference from a non-target item</w:t>
      </w:r>
      <w:r w:rsidR="009860F1" w:rsidRPr="00B23F81">
        <w:rPr>
          <w:rFonts w:ascii="Times New Roman" w:hAnsi="Times New Roman" w:cs="Times New Roman"/>
        </w:rPr>
        <w:t xml:space="preserve"> </w:t>
      </w:r>
      <w:r w:rsidR="00F77834" w:rsidRPr="00B23F81">
        <w:rPr>
          <w:rFonts w:ascii="Times New Roman" w:hAnsi="Times New Roman" w:cs="Times New Roman"/>
        </w:rPr>
        <w:t>depends on the difference between the cue feature of it and that of the target i</w:t>
      </w:r>
      <w:r w:rsidR="00F77834" w:rsidRPr="00BC7152">
        <w:rPr>
          <w:rFonts w:ascii="Times New Roman" w:hAnsi="Times New Roman" w:cs="Times New Roman"/>
        </w:rPr>
        <w:t>tem</w:t>
      </w:r>
      <w:r w:rsidR="009860F1" w:rsidRPr="00BC7152">
        <w:rPr>
          <w:rFonts w:ascii="Times New Roman" w:hAnsi="Times New Roman" w:cs="Times New Roman"/>
        </w:rPr>
        <w:t>.</w:t>
      </w:r>
      <w:r w:rsidR="00BC7152">
        <w:rPr>
          <w:rFonts w:ascii="Times New Roman" w:hAnsi="Times New Roman" w:cs="Times New Roman"/>
        </w:rPr>
        <w:t xml:space="preserve"> </w:t>
      </w:r>
      <w:r w:rsidR="00BC7152" w:rsidRPr="00BC7152">
        <w:rPr>
          <w:rFonts w:ascii="Times-Roman" w:hAnsi="Times-Roman" w:cs="Times-Roman"/>
        </w:rPr>
        <w:t>Th</w:t>
      </w:r>
      <w:r w:rsidR="005E1BC4">
        <w:rPr>
          <w:rFonts w:ascii="Times-Roman" w:hAnsi="Times-Roman" w:cs="Times-Roman"/>
        </w:rPr>
        <w:t>is</w:t>
      </w:r>
      <w:r w:rsidR="00BC7152" w:rsidRPr="00BC7152">
        <w:rPr>
          <w:rFonts w:ascii="Times-Roman" w:hAnsi="Times-Roman" w:cs="Times-Roman"/>
        </w:rPr>
        <w:t xml:space="preserve"> relationship between intrusion of non-target items and the differences of cues have been observed in previous studies about visual WM </w:t>
      </w:r>
      <w:r w:rsidR="00BC7152" w:rsidRPr="00BC7152">
        <w:rPr>
          <w:rFonts w:ascii="Times-Roman" w:hAnsi="Times-Roman" w:cs="Times-Roman"/>
        </w:rPr>
        <w:fldChar w:fldCharType="begin"/>
      </w:r>
      <w:r w:rsidR="00BC7152" w:rsidRPr="00BC7152">
        <w:rPr>
          <w:rFonts w:ascii="Times-Roman" w:hAnsi="Times-Roman" w:cs="Times-Roman"/>
        </w:rPr>
        <w:instrText xml:space="preserve"> ADDIN ZOTERO_ITEM CSL_CITATION {"citationID":"piXU1hOZ","properties":{"formattedCitation":"(Bays, 2016; Rerko et al., 2014)","plainCitation":"(Bays, 2016; Rerko et al., 2014)","noteIndex":0},"citationItems":[{"id":25732,"uris":["http://zotero.org/users/5418352/items/XPKJAGSN"],"uri":["http://zotero.org/users/5418352/items/XPKJAGSN"],"itemData":{"id":25732,"type":"article-journal","abstract":"When observers retrieve simple visual features from working memory, two kinds of error are typically confounded in their recall. First, responses reflect noise or variability within the feature dimension they were asked to report. Second, responses are corrupted by “swap errors”, in which a different item from the memory set is reported in place of the one that was probed. Independent evaluation of these error sources is vital for understanding the structure of internal representations and their binding. However, previous methods for disentangling these errors have been critically dependent on assumptions about the noise distribution, which is a priori unknown. Here I address this question with novel non-parametric (NP) methods, which estimate swap frequency and feature variability with fewer prior assumptions and without a fitting procedure. The results suggest that swap errors are considerably more prevalent than previously appreciated (accounting for more than a third of responses at set size 8). These methods also identify which items are swapped in for targets: when the target item is cued by location, the items in closest spatial proximity are most likely to be incorrectly reported, thus implicating noise in the probe feature dimension as a source of swap errors.","container-title":"Scientific Reports","DOI":"10.1038/srep19203","ISSN":"2045-2322","issue":"1","journalAbbreviation":"Sci Rep","language":"en","note":"Bandiera_abtest: a\nCc_license_type: cc_by\nCg_type: Nature Research Journals\nPrimary_atype: Research\nSubject_term: Human behaviour;Object vision;Working memory\nSubject_term_id: human-behaviour;object-vision;working-memory\ntex.ids= baysEvaluatingExcludingSwap2016a\nnumber: 1\npublisher: Nature Publishing Group","page":"19203","source":"www.nature.com","title":"Evaluating and excluding swap errors in analogue tests of working memory","volume":"6","author":[{"family":"Bays","given":"Paul M."}],"issued":{"date-parts":[["2016",1,13]]},"citation-key":"baysEvaluatingExcludingSwap2016"}},{"id":24822,"uris":["http://zotero.org/users/5418352/items/KLSINEHL"],"uri":["http://zotero.org/users/5418352/items/KLSINEHL"],"itemData":{"id":24822,"type":"article-journal","abstract":"In list memory, access to individual items reflects limits of temporal distinctiveness. This is reflected in the finding that neighbouring list items tend to be confused most often. This article investigates the analogous effect of spatial proximity in a visual working-memory task. Items were presented in different locations varying in spatial distance. A retro-cue indicated the location of the item relevant for the subsequent memory test. In two recognition experiments, probes matching spatially close neighbours of the relevant item led to more false alarms than probes matching distant neighbours or non-neighbouring memory items. In two probed-recall experiments, one with simultaneous, the other with sequential memory item presentation, items closer to the cued location were more frequently chosen for recall than more distant items. These results reflect a spatial transposition gradient analogous to the temporal transposition gradient in serial recall and challenge fixed-capacity models of visual working memory (WM).","container-title":"Quarterly Journal of Experimental Psychology","DOI":"10.1080/17470218.2013.789543","ISSN":"1747-0218","issue":"1","journalAbbreviation":"Quarterly Journal of Experimental Psychology","language":"en","note":"publisher: SAGE Publications","page":"3-15","source":"SAGE Journals","title":"Spatial Transposition Gradients in Visual Working Memory","volume":"67","author":[{"family":"Rerko","given":"Laura"},{"family":"Oberauer","given":"Klaus"},{"family":"Lin","given":"Hsuan-Yu"}],"issued":{"date-parts":[["2014",1,1]]},"citation-key":"rerkoSpatialTranspositionGradients2014"}}],"schema":"https://github.com/citation-style-language/schema/raw/master/csl-citation.json"} </w:instrText>
      </w:r>
      <w:r w:rsidR="00BC7152" w:rsidRPr="00BC7152">
        <w:rPr>
          <w:rFonts w:ascii="Times-Roman" w:hAnsi="Times-Roman" w:cs="Times-Roman"/>
        </w:rPr>
        <w:fldChar w:fldCharType="separate"/>
      </w:r>
      <w:r w:rsidR="00BC7152" w:rsidRPr="00BC7152">
        <w:rPr>
          <w:rFonts w:ascii="Times-Roman" w:hAnsi="Times-Roman"/>
        </w:rPr>
        <w:t>(Bays, 2016; Rerko et al., 2014)</w:t>
      </w:r>
      <w:r w:rsidR="00BC7152" w:rsidRPr="00BC7152">
        <w:rPr>
          <w:rFonts w:ascii="Times-Roman" w:hAnsi="Times-Roman" w:cs="Times-Roman"/>
        </w:rPr>
        <w:fldChar w:fldCharType="end"/>
      </w:r>
      <w:r w:rsidR="00BC7152" w:rsidRPr="00BC7152">
        <w:rPr>
          <w:rFonts w:ascii="Times-Roman" w:hAnsi="Times-Roman" w:cs="Times-Roman"/>
        </w:rPr>
        <w:t>.</w:t>
      </w:r>
      <w:r w:rsidR="005E1BC4">
        <w:rPr>
          <w:rFonts w:ascii="Times-Roman" w:hAnsi="Times-Roman" w:cs="Times-Roman"/>
        </w:rPr>
        <w:t xml:space="preserve"> </w:t>
      </w:r>
      <w:r w:rsidR="00EC137C" w:rsidRPr="00BC68EF">
        <w:rPr>
          <w:rFonts w:ascii="Times New Roman" w:hAnsi="Times New Roman" w:cs="Times New Roman"/>
        </w:rPr>
        <w:t>Experiment 1</w:t>
      </w:r>
      <w:r w:rsidR="009860F1" w:rsidRPr="00BC68EF">
        <w:rPr>
          <w:rFonts w:ascii="Times New Roman" w:hAnsi="Times New Roman" w:cs="Times New Roman"/>
        </w:rPr>
        <w:t xml:space="preserve"> used location as retrieval cue and color as memory contents, which </w:t>
      </w:r>
      <w:r w:rsidR="00BC68EF" w:rsidRPr="00BC68EF">
        <w:rPr>
          <w:rFonts w:ascii="Times New Roman" w:hAnsi="Times New Roman" w:cs="Times New Roman"/>
        </w:rPr>
        <w:t>w</w:t>
      </w:r>
      <w:r>
        <w:rPr>
          <w:rFonts w:ascii="Times New Roman" w:hAnsi="Times New Roman" w:cs="Times New Roman"/>
        </w:rPr>
        <w:t>ere same to</w:t>
      </w:r>
      <w:r w:rsidR="00BC68EF" w:rsidRPr="00BC68EF">
        <w:rPr>
          <w:rFonts w:ascii="Times New Roman" w:hAnsi="Times New Roman" w:cs="Times New Roman"/>
        </w:rPr>
        <w:t xml:space="preserve"> previous studies.</w:t>
      </w:r>
      <w:r>
        <w:rPr>
          <w:rFonts w:ascii="Times New Roman" w:hAnsi="Times New Roman" w:cs="Times New Roman"/>
        </w:rPr>
        <w:t xml:space="preserve"> Experiment 2 and 3 were intended to test other assumption.</w:t>
      </w:r>
      <w:r w:rsidR="00BC68EF" w:rsidRPr="00BC68EF">
        <w:rPr>
          <w:rFonts w:ascii="Times New Roman" w:hAnsi="Times New Roman" w:cs="Times New Roman"/>
        </w:rPr>
        <w:t xml:space="preserve"> Here I focus Experiment </w:t>
      </w:r>
      <w:r w:rsidR="00BC68EF" w:rsidRPr="00BC68EF">
        <w:rPr>
          <w:rFonts w:ascii="Times New Roman" w:hAnsi="Times New Roman" w:cs="Times New Roman" w:hint="eastAsia"/>
        </w:rPr>
        <w:t>4</w:t>
      </w:r>
      <w:r w:rsidR="00BC68EF" w:rsidRPr="00BC68EF">
        <w:rPr>
          <w:rFonts w:ascii="Times New Roman" w:hAnsi="Times New Roman" w:cs="Times New Roman"/>
        </w:rPr>
        <w:t xml:space="preserve"> </w:t>
      </w:r>
      <w:r w:rsidR="00BC7152">
        <w:rPr>
          <w:rFonts w:ascii="Times New Roman" w:hAnsi="Times New Roman" w:cs="Times New Roman"/>
        </w:rPr>
        <w:t>which involved novel</w:t>
      </w:r>
      <w:r w:rsidR="00BC68EF" w:rsidRPr="00BC68EF">
        <w:rPr>
          <w:rFonts w:ascii="Times New Roman" w:hAnsi="Times New Roman" w:cs="Times New Roman"/>
        </w:rPr>
        <w:t xml:space="preserve"> retrieval cue</w:t>
      </w:r>
      <w:r w:rsidR="00BC7152">
        <w:rPr>
          <w:rFonts w:ascii="Times New Roman" w:hAnsi="Times New Roman" w:cs="Times New Roman"/>
        </w:rPr>
        <w:t>s</w:t>
      </w:r>
      <w:r w:rsidR="00BC68EF" w:rsidRPr="00BC68EF">
        <w:rPr>
          <w:rFonts w:ascii="Times New Roman" w:hAnsi="Times New Roman" w:cs="Times New Roman"/>
        </w:rPr>
        <w:t xml:space="preserve"> and</w:t>
      </w:r>
      <w:r w:rsidR="00BC7152">
        <w:rPr>
          <w:rFonts w:ascii="Times New Roman" w:hAnsi="Times New Roman" w:cs="Times New Roman"/>
        </w:rPr>
        <w:t xml:space="preserve"> </w:t>
      </w:r>
      <w:r w:rsidR="00BC68EF" w:rsidRPr="00BC68EF">
        <w:rPr>
          <w:rFonts w:ascii="Times New Roman" w:hAnsi="Times New Roman" w:cs="Times New Roman"/>
        </w:rPr>
        <w:t>memory contents.</w:t>
      </w:r>
      <w:r w:rsidR="00BC68EF" w:rsidRPr="00BC68EF">
        <w:rPr>
          <w:rFonts w:ascii="Times New Roman" w:hAnsi="Times New Roman" w:cs="Times New Roman" w:hint="eastAsia"/>
        </w:rPr>
        <w:t xml:space="preserve"> </w:t>
      </w:r>
      <w:r w:rsidR="004D2075" w:rsidRPr="00BC68EF">
        <w:rPr>
          <w:rFonts w:ascii="Times New Roman" w:hAnsi="Times New Roman" w:cs="Times New Roman"/>
        </w:rPr>
        <w:t>I assess</w:t>
      </w:r>
      <w:r w:rsidR="00D75607">
        <w:rPr>
          <w:rFonts w:ascii="Times New Roman" w:hAnsi="Times New Roman" w:cs="Times New Roman"/>
        </w:rPr>
        <w:t>ed</w:t>
      </w:r>
      <w:r w:rsidR="004D2075" w:rsidRPr="00BC68EF">
        <w:rPr>
          <w:rFonts w:ascii="Times New Roman" w:hAnsi="Times New Roman" w:cs="Times New Roman"/>
        </w:rPr>
        <w:t xml:space="preserve"> whether </w:t>
      </w:r>
      <w:r w:rsidR="00C826AE">
        <w:rPr>
          <w:rFonts w:ascii="Times New Roman" w:hAnsi="Times New Roman" w:cs="Times New Roman"/>
        </w:rPr>
        <w:t>it</w:t>
      </w:r>
      <w:r w:rsidR="004D2075" w:rsidRPr="00BC68EF">
        <w:rPr>
          <w:rFonts w:ascii="Times New Roman" w:hAnsi="Times New Roman" w:cs="Times New Roman"/>
        </w:rPr>
        <w:t xml:space="preserve"> was a strong test for the IM.</w:t>
      </w:r>
    </w:p>
    <w:p w14:paraId="0CFAC342" w14:textId="448F3D70" w:rsidR="008E4F7C" w:rsidRPr="00BC68EF" w:rsidRDefault="008E4F7C" w:rsidP="00CD4232">
      <w:pPr>
        <w:spacing w:line="480" w:lineRule="auto"/>
        <w:rPr>
          <w:rFonts w:ascii="Times New Roman" w:hAnsi="Times New Roman" w:cs="Times New Roman"/>
        </w:rPr>
      </w:pPr>
      <w:r>
        <w:rPr>
          <w:rFonts w:ascii="Times New Roman" w:hAnsi="Times New Roman" w:cs="Times New Roman"/>
        </w:rPr>
        <w:tab/>
        <w:t>Since p</w:t>
      </w:r>
      <w:r>
        <w:rPr>
          <w:rFonts w:ascii="Times-Roman" w:hAnsi="Times-Roman" w:cs="Times-Roman"/>
        </w:rPr>
        <w:t xml:space="preserve">revious models </w:t>
      </w:r>
      <w:r>
        <w:rPr>
          <w:rFonts w:ascii="Times-Roman" w:hAnsi="Times-Roman" w:cs="Times-Roman" w:hint="eastAsia"/>
        </w:rPr>
        <w:t>su</w:t>
      </w:r>
      <w:r>
        <w:rPr>
          <w:rFonts w:ascii="Times-Roman" w:hAnsi="Times-Roman" w:cs="Times-Roman"/>
        </w:rPr>
        <w:t xml:space="preserve">ch as the slots model </w:t>
      </w:r>
      <w:r>
        <w:rPr>
          <w:rFonts w:ascii="Times-Roman" w:hAnsi="Times-Roman" w:cs="Times-Roman"/>
        </w:rPr>
        <w:fldChar w:fldCharType="begin"/>
      </w:r>
      <w:r>
        <w:rPr>
          <w:rFonts w:ascii="Times-Roman" w:hAnsi="Times-Roman" w:cs="Times-Roman"/>
        </w:rPr>
        <w:instrText xml:space="preserve"> ADDIN ZOTERO_ITEM CSL_CITATION {"citationID":"TfcnlcXd","properties":{"formattedCitation":"(Zhang &amp; Luck, 2008)","plainCitation":"(Zhang &amp; Luck, 2008)","noteIndex":0},"citationItems":[{"id":24688,"uris":["http://zotero.org/users/5418352/items/UIHLI4N6"],"uri":["http://zotero.org/users/5418352/items/UIHLI4N6"],"itemData":{"id":24688,"type":"article-journal","container-title":"Nature","DOI":"10.1038/nature06860","ISSN":"0028-0836, 1476-4687","issue":"7192","journalAbbreviation":"Nature","language":"en","page":"233-235","source":"DOI.org (Crossref)","title":"Discrete fixed-resolution representations in visual working memory","volume":"453","author":[{"family":"Zhang","given":"Weiwei"},{"family":"Luck","given":"Steven J."}],"issued":{"date-parts":[["2008",5]]},"citation-key":"zhangDiscreteFixedresolutionRepresentations2008"}}],"schema":"https://github.com/citation-style-language/schema/raw/master/csl-citation.json"} </w:instrText>
      </w:r>
      <w:r>
        <w:rPr>
          <w:rFonts w:ascii="Times-Roman" w:hAnsi="Times-Roman" w:cs="Times-Roman"/>
        </w:rPr>
        <w:fldChar w:fldCharType="separate"/>
      </w:r>
      <w:r w:rsidRPr="008E3C0B">
        <w:rPr>
          <w:rFonts w:ascii="Times-Roman" w:hAnsi="Times-Roman"/>
        </w:rPr>
        <w:t>(Zhang &amp; Luck, 2008)</w:t>
      </w:r>
      <w:r>
        <w:rPr>
          <w:rFonts w:ascii="Times-Roman" w:hAnsi="Times-Roman" w:cs="Times-Roman"/>
        </w:rPr>
        <w:fldChar w:fldCharType="end"/>
      </w:r>
      <w:r>
        <w:rPr>
          <w:rFonts w:ascii="Times-Roman" w:hAnsi="Times-Roman" w:cs="Times-Roman"/>
        </w:rPr>
        <w:t xml:space="preserve"> and the resource model </w:t>
      </w:r>
      <w:r>
        <w:rPr>
          <w:rFonts w:ascii="Times-Roman" w:hAnsi="Times-Roman" w:cs="Times-Roman"/>
        </w:rPr>
        <w:fldChar w:fldCharType="begin"/>
      </w:r>
      <w:r>
        <w:rPr>
          <w:rFonts w:ascii="Times-Roman" w:hAnsi="Times-Roman" w:cs="Times-Roman"/>
        </w:rPr>
        <w:instrText xml:space="preserve"> ADDIN ZOTERO_ITEM CSL_CITATION {"citationID":"QBTJR0EZ","properties":{"formattedCitation":"(Bays &amp; Husain, 2008)","plainCitation":"(Bays &amp; Husain, 2008)","noteIndex":0},"citationItems":[{"id":25753,"uris":["http://zotero.org/users/5418352/items/SFERCKVI"],"uri":["http://zotero.org/users/5418352/items/SFERCKVI"],"itemData":{"id":25753,"type":"article-journal","abstract":"Our ability to remember what we have seen is very limited. Most current views characterize this limit as a fixed number of items—only four objects—that can be held in visual working memory. We show that visual memory capacity is not fixed by the ...","archive_location":"world","container-title":"Science","DOI":"10.1126/science.1158023","language":"EN","note":"publisher: American Association for the Advancement of Science","source":"www.science.org","title":"Dynamic Shifts of Limited Working Memory Resources in Human Vision","URL":"https://www.science.org/doi/abs/10.1126/science.1158023","author":[{"family":"Bays","given":"Paul M."},{"family":"Husain","given":"Masud"}],"accessed":{"date-parts":[["2022",1,6]]},"issued":{"date-parts":[["2008",8,8]]},"citation-key":"baysDynamicShiftsLimited2008"}}],"schema":"https://github.com/citation-style-language/schema/raw/master/csl-citation.json"} </w:instrText>
      </w:r>
      <w:r>
        <w:rPr>
          <w:rFonts w:ascii="Times-Roman" w:hAnsi="Times-Roman" w:cs="Times-Roman"/>
        </w:rPr>
        <w:fldChar w:fldCharType="separate"/>
      </w:r>
      <w:r w:rsidRPr="008E3C0B">
        <w:rPr>
          <w:rFonts w:ascii="Times-Roman" w:hAnsi="Times-Roman"/>
        </w:rPr>
        <w:t>(Bays &amp; Husain, 2008)</w:t>
      </w:r>
      <w:r>
        <w:rPr>
          <w:rFonts w:ascii="Times-Roman" w:hAnsi="Times-Roman" w:cs="Times-Roman"/>
        </w:rPr>
        <w:fldChar w:fldCharType="end"/>
      </w:r>
      <w:r>
        <w:rPr>
          <w:rFonts w:ascii="Times-Roman" w:hAnsi="Times-Roman" w:cs="Times-Roman"/>
        </w:rPr>
        <w:t xml:space="preserve"> do not accommodate this phenomen</w:t>
      </w:r>
      <w:r w:rsidR="000B7C91">
        <w:rPr>
          <w:rFonts w:ascii="Times-Roman" w:hAnsi="Times-Roman" w:cs="Times-Roman"/>
        </w:rPr>
        <w:t>on</w:t>
      </w:r>
      <w:r>
        <w:rPr>
          <w:rStyle w:val="ad"/>
          <w:rFonts w:ascii="Times New Roman" w:hAnsi="Times New Roman" w:cs="Times New Roman"/>
          <w:sz w:val="24"/>
          <w:szCs w:val="24"/>
        </w:rPr>
        <w:t>, I used the second way of constructing the data priors.</w:t>
      </w:r>
    </w:p>
    <w:p w14:paraId="3D9F33F2" w14:textId="23354797" w:rsidR="000F05BE" w:rsidRPr="00975C28" w:rsidRDefault="000F05BE" w:rsidP="003B141C">
      <w:pPr>
        <w:pStyle w:val="2"/>
        <w:rPr>
          <w:rFonts w:ascii="Times New Roman" w:hAnsi="Times New Roman" w:cs="Times New Roman"/>
          <w:sz w:val="24"/>
          <w:szCs w:val="24"/>
        </w:rPr>
      </w:pPr>
      <w:r w:rsidRPr="00975C28">
        <w:rPr>
          <w:rFonts w:ascii="Times New Roman" w:hAnsi="Times New Roman" w:cs="Times New Roman"/>
          <w:sz w:val="24"/>
          <w:szCs w:val="24"/>
        </w:rPr>
        <w:lastRenderedPageBreak/>
        <w:t xml:space="preserve">The interference </w:t>
      </w:r>
      <w:proofErr w:type="gramStart"/>
      <w:r w:rsidRPr="00975C28">
        <w:rPr>
          <w:rFonts w:ascii="Times New Roman" w:hAnsi="Times New Roman" w:cs="Times New Roman"/>
          <w:sz w:val="24"/>
          <w:szCs w:val="24"/>
        </w:rPr>
        <w:t>model</w:t>
      </w:r>
      <w:proofErr w:type="gramEnd"/>
    </w:p>
    <w:p w14:paraId="21A3D9AD" w14:textId="344E8CAD" w:rsidR="00536E8B" w:rsidRPr="00975C28" w:rsidRDefault="00376673" w:rsidP="00CD4232">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6C34B8" w:rsidRPr="006C34B8">
        <w:rPr>
          <w:rFonts w:ascii="Times New Roman" w:hAnsi="Times New Roman" w:cs="Times New Roman"/>
        </w:rPr>
        <w:t xml:space="preserve">In the following, </w:t>
      </w:r>
      <w:r w:rsidR="00C070AB" w:rsidRPr="006C34B8">
        <w:rPr>
          <w:rFonts w:ascii="Times New Roman" w:hAnsi="Times New Roman" w:cs="Times New Roman"/>
        </w:rPr>
        <w:t>I briefly describe the assumptions of t</w:t>
      </w:r>
      <w:r w:rsidR="006D51D8" w:rsidRPr="006C34B8">
        <w:rPr>
          <w:rFonts w:ascii="Times New Roman" w:hAnsi="Times New Roman" w:cs="Times New Roman"/>
        </w:rPr>
        <w:t>he IM.</w:t>
      </w:r>
      <w:r w:rsidR="00FD484A" w:rsidRPr="006C34B8">
        <w:rPr>
          <w:rFonts w:ascii="Times New Roman" w:hAnsi="Times New Roman" w:cs="Times New Roman"/>
        </w:rPr>
        <w:t xml:space="preserve"> </w:t>
      </w:r>
      <w:r w:rsidR="006C34B8" w:rsidRPr="006C34B8">
        <w:rPr>
          <w:rFonts w:ascii="Times New Roman" w:hAnsi="Times New Roman" w:cs="Times New Roman"/>
        </w:rPr>
        <w:t>More d</w:t>
      </w:r>
      <w:r w:rsidR="00FD484A" w:rsidRPr="006C34B8">
        <w:rPr>
          <w:rFonts w:ascii="Times New Roman" w:hAnsi="Times New Roman" w:cs="Times New Roman"/>
        </w:rPr>
        <w:t xml:space="preserve">etails </w:t>
      </w:r>
      <w:r w:rsidR="006C34B8" w:rsidRPr="006C34B8">
        <w:rPr>
          <w:rFonts w:ascii="Times New Roman" w:hAnsi="Times New Roman" w:cs="Times New Roman"/>
        </w:rPr>
        <w:t xml:space="preserve">can be found </w:t>
      </w:r>
      <w:r w:rsidR="005E7BCB" w:rsidRPr="006C34B8">
        <w:rPr>
          <w:rFonts w:ascii="Times New Roman" w:hAnsi="Times New Roman" w:cs="Times New Roman"/>
        </w:rPr>
        <w:t>in</w:t>
      </w:r>
      <w:r w:rsidR="006C34B8">
        <w:rPr>
          <w:rFonts w:ascii="Times New Roman" w:hAnsi="Times New Roman" w:cs="Times New Roman"/>
        </w:rPr>
        <w:t xml:space="preserve"> </w:t>
      </w:r>
      <w:r w:rsidR="006C34B8" w:rsidRPr="006C34B8">
        <w:rPr>
          <w:rFonts w:ascii="Times New Roman" w:hAnsi="Times New Roman" w:cs="Times New Roman"/>
        </w:rPr>
        <w:fldChar w:fldCharType="begin"/>
      </w:r>
      <w:r w:rsidR="00D46ADA">
        <w:rPr>
          <w:rFonts w:ascii="Times New Roman" w:hAnsi="Times New Roman" w:cs="Times New Roman"/>
        </w:rPr>
        <w:instrText xml:space="preserve"> ADDIN ZOTERO_ITEM CSL_CITATION {"citationID":"MtYHNYa9","properties":{"formattedCitation":"(Oberauer &amp; Lin, 2017)","plainCitation":"(Oberauer &amp; Lin, 2017)","dontUpdate":true,"noteIndex":0},"citationItems":[{"id":25708,"uris":["http://zotero.org/users/5418352/items/4Y5KRKV9"],"uri":["http://zotero.org/users/5418352/items/4Y5KRKV9"],"itemData":{"id":25708,"type":"article-journal","archive":"Scopus","container-title":"Psychological Review","DOI":"10.1037/rev0000044","issue":"1","note":"tex.ids= oberauerInterferenceModelVisual2017, oberauerInterferenceModelVisual2017a","page":"21-59","title":"An interference model of visual working memory","volume":"124","author":[{"family":"Oberauer","given":"K."},{"family":"Lin","given":"H.-Y."}],"issued":{"date-parts":[["2017"]]},"citation-key":"oberauerInterferenceModelVisual2017"}}],"schema":"https://github.com/citation-style-language/schema/raw/master/csl-citation.json"} </w:instrText>
      </w:r>
      <w:r w:rsidR="006C34B8" w:rsidRPr="006C34B8">
        <w:rPr>
          <w:rFonts w:ascii="Times New Roman" w:hAnsi="Times New Roman" w:cs="Times New Roman"/>
        </w:rPr>
        <w:fldChar w:fldCharType="separate"/>
      </w:r>
      <w:r w:rsidR="006C34B8" w:rsidRPr="006C34B8">
        <w:rPr>
          <w:rFonts w:ascii="Times New Roman" w:hAnsi="Times New Roman" w:cs="Times New Roman"/>
        </w:rPr>
        <w:t xml:space="preserve">Oberauer </w:t>
      </w:r>
      <w:r w:rsidR="000937D6">
        <w:rPr>
          <w:rFonts w:ascii="Times New Roman" w:hAnsi="Times New Roman" w:cs="Times New Roman"/>
        </w:rPr>
        <w:t>&amp;</w:t>
      </w:r>
      <w:r w:rsidR="006C34B8" w:rsidRPr="006C34B8">
        <w:rPr>
          <w:rFonts w:ascii="Times New Roman" w:hAnsi="Times New Roman" w:cs="Times New Roman"/>
        </w:rPr>
        <w:t xml:space="preserve"> Lin </w:t>
      </w:r>
      <w:r w:rsidR="000937D6">
        <w:rPr>
          <w:rFonts w:ascii="Times New Roman" w:hAnsi="Times New Roman" w:cs="Times New Roman"/>
        </w:rPr>
        <w:t>(</w:t>
      </w:r>
      <w:r w:rsidR="006C34B8" w:rsidRPr="006C34B8">
        <w:rPr>
          <w:rFonts w:ascii="Times New Roman" w:hAnsi="Times New Roman" w:cs="Times New Roman"/>
        </w:rPr>
        <w:t>2017)</w:t>
      </w:r>
      <w:r w:rsidR="006C34B8" w:rsidRPr="006C34B8">
        <w:rPr>
          <w:rFonts w:ascii="Times New Roman" w:hAnsi="Times New Roman" w:cs="Times New Roman"/>
        </w:rPr>
        <w:fldChar w:fldCharType="end"/>
      </w:r>
      <w:r w:rsidR="005E7BCB" w:rsidRPr="006C34B8">
        <w:rPr>
          <w:rFonts w:ascii="Times New Roman" w:hAnsi="Times New Roman" w:cs="Times New Roman"/>
        </w:rPr>
        <w:t>.</w:t>
      </w:r>
    </w:p>
    <w:p w14:paraId="0008B14C" w14:textId="2120F44D" w:rsidR="00536E8B" w:rsidRPr="005614D0" w:rsidRDefault="00D5771C" w:rsidP="005A7E4F">
      <w:pPr>
        <w:pStyle w:val="3"/>
        <w:rPr>
          <w:rFonts w:ascii="Times New Roman" w:hAnsi="Times New Roman" w:cs="Times New Roman"/>
          <w:i/>
          <w:iCs/>
          <w:sz w:val="24"/>
          <w:szCs w:val="24"/>
        </w:rPr>
      </w:pPr>
      <w:r w:rsidRPr="005614D0">
        <w:rPr>
          <w:rFonts w:ascii="Times New Roman" w:hAnsi="Times New Roman" w:cs="Times New Roman"/>
          <w:i/>
          <w:iCs/>
          <w:sz w:val="24"/>
          <w:szCs w:val="24"/>
        </w:rPr>
        <w:t>M</w:t>
      </w:r>
      <w:r w:rsidR="00536E8B" w:rsidRPr="005614D0">
        <w:rPr>
          <w:rFonts w:ascii="Times New Roman" w:hAnsi="Times New Roman" w:cs="Times New Roman"/>
          <w:i/>
          <w:iCs/>
          <w:sz w:val="24"/>
          <w:szCs w:val="24"/>
        </w:rPr>
        <w:t>emory contents and</w:t>
      </w:r>
      <w:r w:rsidR="009C3804" w:rsidRPr="005614D0">
        <w:rPr>
          <w:rFonts w:ascii="Times New Roman" w:hAnsi="Times New Roman" w:cs="Times New Roman"/>
          <w:i/>
          <w:iCs/>
          <w:sz w:val="24"/>
          <w:szCs w:val="24"/>
        </w:rPr>
        <w:t xml:space="preserve"> </w:t>
      </w:r>
      <w:r w:rsidR="00543909" w:rsidRPr="005614D0">
        <w:rPr>
          <w:rFonts w:ascii="Times New Roman" w:hAnsi="Times New Roman" w:cs="Times New Roman"/>
          <w:i/>
          <w:iCs/>
          <w:sz w:val="24"/>
          <w:szCs w:val="24"/>
        </w:rPr>
        <w:t>cue</w:t>
      </w:r>
      <w:r w:rsidR="009C3804" w:rsidRPr="005614D0">
        <w:rPr>
          <w:rFonts w:ascii="Times New Roman" w:hAnsi="Times New Roman" w:cs="Times New Roman"/>
          <w:i/>
          <w:iCs/>
          <w:sz w:val="24"/>
          <w:szCs w:val="24"/>
        </w:rPr>
        <w:t>s</w:t>
      </w:r>
    </w:p>
    <w:p w14:paraId="218CD0F3" w14:textId="6B6E32B1" w:rsidR="009C3804" w:rsidRDefault="00376673" w:rsidP="006C0396">
      <w:pPr>
        <w:autoSpaceDE w:val="0"/>
        <w:autoSpaceDN w:val="0"/>
        <w:adjustRightInd w:val="0"/>
        <w:spacing w:line="480" w:lineRule="auto"/>
        <w:rPr>
          <w:rFonts w:ascii="Times New Roman" w:eastAsiaTheme="majorEastAsia" w:hAnsi="Times New Roman" w:cs="Times New Roman"/>
        </w:rPr>
      </w:pPr>
      <w:r>
        <w:rPr>
          <w:rFonts w:ascii="Times New Roman" w:eastAsiaTheme="majorHAnsi" w:hAnsi="Times New Roman" w:cs="Times New Roman"/>
          <w:lang w:eastAsia="en-US"/>
        </w:rPr>
        <w:tab/>
      </w:r>
      <w:r w:rsidR="00536E8B" w:rsidRPr="00975C28">
        <w:rPr>
          <w:rFonts w:ascii="Times New Roman" w:eastAsiaTheme="majorHAnsi" w:hAnsi="Times New Roman" w:cs="Times New Roman"/>
          <w:lang w:eastAsia="en-US"/>
        </w:rPr>
        <w:t xml:space="preserve">In visual WM tasks, </w:t>
      </w:r>
      <w:r w:rsidR="005A7E4F" w:rsidRPr="00975C28">
        <w:rPr>
          <w:rFonts w:ascii="Times New Roman" w:eastAsiaTheme="majorHAnsi" w:hAnsi="Times New Roman" w:cs="Times New Roman"/>
          <w:lang w:eastAsia="en-US"/>
        </w:rPr>
        <w:t xml:space="preserve">memory contents </w:t>
      </w:r>
      <w:r w:rsidR="005A7E4F" w:rsidRPr="00975C28">
        <w:rPr>
          <w:rFonts w:ascii="Times New Roman" w:eastAsiaTheme="majorHAnsi" w:hAnsi="Times New Roman" w:cs="Times New Roman"/>
        </w:rPr>
        <w:t>are</w:t>
      </w:r>
      <w:r w:rsidR="005A7E4F" w:rsidRPr="00975C28">
        <w:rPr>
          <w:rFonts w:ascii="Times New Roman" w:eastAsiaTheme="majorHAnsi" w:hAnsi="Times New Roman" w:cs="Times New Roman"/>
          <w:lang w:eastAsia="en-US"/>
        </w:rPr>
        <w:t xml:space="preserve"> often </w:t>
      </w:r>
      <w:r w:rsidR="00536E8B" w:rsidRPr="00975C28">
        <w:rPr>
          <w:rFonts w:ascii="Times New Roman" w:eastAsiaTheme="majorHAnsi" w:hAnsi="Times New Roman" w:cs="Times New Roman"/>
          <w:lang w:eastAsia="en-US"/>
        </w:rPr>
        <w:t xml:space="preserve">features varying on a continuous dimension </w:t>
      </w:r>
      <w:r w:rsidR="00E70198" w:rsidRPr="00975C28">
        <w:rPr>
          <w:rFonts w:ascii="Times New Roman" w:eastAsiaTheme="majorHAnsi" w:hAnsi="Times New Roman" w:cs="Times New Roman"/>
          <w:lang w:eastAsia="en-US"/>
        </w:rPr>
        <w:t>(e.g., colors or orientations)</w:t>
      </w:r>
      <w:r w:rsidR="00D5771C" w:rsidRPr="00975C28">
        <w:rPr>
          <w:rFonts w:ascii="Times New Roman" w:eastAsiaTheme="majorHAnsi" w:hAnsi="Times New Roman" w:cs="Times New Roman"/>
          <w:lang w:eastAsia="en-US"/>
        </w:rPr>
        <w:t xml:space="preserve"> and the</w:t>
      </w:r>
      <w:r w:rsidR="005E5239">
        <w:rPr>
          <w:rFonts w:ascii="Times New Roman" w:eastAsiaTheme="majorHAnsi" w:hAnsi="Times New Roman" w:cs="Times New Roman"/>
          <w:lang w:eastAsia="en-US"/>
        </w:rPr>
        <w:t xml:space="preserve"> </w:t>
      </w:r>
      <w:r w:rsidR="005E5239" w:rsidRPr="00975C28">
        <w:rPr>
          <w:rFonts w:ascii="Times New Roman" w:eastAsiaTheme="majorHAnsi" w:hAnsi="Times New Roman" w:cs="Times New Roman"/>
          <w:lang w:eastAsia="en-US"/>
        </w:rPr>
        <w:t>retrieval cue</w:t>
      </w:r>
      <w:r w:rsidR="00543909">
        <w:rPr>
          <w:rFonts w:ascii="Times New Roman" w:eastAsiaTheme="majorHAnsi" w:hAnsi="Times New Roman" w:cs="Times New Roman"/>
          <w:lang w:eastAsia="en-US"/>
        </w:rPr>
        <w:t xml:space="preserve"> </w:t>
      </w:r>
      <w:r w:rsidR="00D5771C" w:rsidRPr="00975C28">
        <w:rPr>
          <w:rFonts w:ascii="Times New Roman" w:eastAsiaTheme="majorHAnsi" w:hAnsi="Times New Roman" w:cs="Times New Roman"/>
          <w:lang w:eastAsia="en-US"/>
        </w:rPr>
        <w:t>is often spatial location. T</w:t>
      </w:r>
      <w:r w:rsidR="00E72A57" w:rsidRPr="00975C28">
        <w:rPr>
          <w:rFonts w:ascii="Times New Roman" w:eastAsiaTheme="majorHAnsi" w:hAnsi="Times New Roman" w:cs="Times New Roman"/>
          <w:lang w:eastAsia="en-US"/>
        </w:rPr>
        <w:t>he</w:t>
      </w:r>
      <w:r w:rsidR="005A7E4F" w:rsidRPr="00975C28">
        <w:rPr>
          <w:rFonts w:ascii="Times New Roman" w:eastAsiaTheme="majorHAnsi" w:hAnsi="Times New Roman" w:cs="Times New Roman"/>
          <w:lang w:eastAsia="en-US"/>
        </w:rPr>
        <w:t>refore, the</w:t>
      </w:r>
      <w:r w:rsidR="00E72A57" w:rsidRPr="00975C28">
        <w:rPr>
          <w:rFonts w:ascii="Times New Roman" w:eastAsiaTheme="majorHAnsi" w:hAnsi="Times New Roman" w:cs="Times New Roman"/>
          <w:lang w:eastAsia="en-US"/>
        </w:rPr>
        <w:t xml:space="preserve"> IM</w:t>
      </w:r>
      <w:r w:rsidR="00D5771C" w:rsidRPr="00975C28">
        <w:rPr>
          <w:rFonts w:ascii="Times New Roman" w:eastAsiaTheme="majorHAnsi" w:hAnsi="Times New Roman" w:cs="Times New Roman"/>
          <w:lang w:eastAsia="en-US"/>
        </w:rPr>
        <w:t xml:space="preserve"> represent</w:t>
      </w:r>
      <w:r w:rsidR="005A7E4F" w:rsidRPr="00975C28">
        <w:rPr>
          <w:rFonts w:ascii="Times New Roman" w:eastAsiaTheme="majorHAnsi" w:hAnsi="Times New Roman" w:cs="Times New Roman"/>
          <w:lang w:eastAsia="en-US"/>
        </w:rPr>
        <w:t>s</w:t>
      </w:r>
      <w:r w:rsidR="00E72A57" w:rsidRPr="00975C28">
        <w:rPr>
          <w:rFonts w:ascii="Times New Roman" w:eastAsiaTheme="majorHAnsi" w:hAnsi="Times New Roman" w:cs="Times New Roman"/>
          <w:lang w:eastAsia="en-US"/>
        </w:rPr>
        <w:t xml:space="preserve"> the </w:t>
      </w:r>
      <w:r w:rsidR="00A20E2C" w:rsidRPr="00975C28">
        <w:rPr>
          <w:rFonts w:ascii="Times New Roman" w:eastAsiaTheme="majorHAnsi" w:hAnsi="Times New Roman" w:cs="Times New Roman"/>
        </w:rPr>
        <w:t>memory</w:t>
      </w:r>
      <w:r w:rsidR="00A20E2C" w:rsidRPr="00975C28">
        <w:rPr>
          <w:rFonts w:ascii="Times New Roman" w:eastAsiaTheme="majorHAnsi" w:hAnsi="Times New Roman" w:cs="Times New Roman"/>
          <w:lang w:eastAsia="en-US"/>
        </w:rPr>
        <w:t xml:space="preserve"> </w:t>
      </w:r>
      <w:r w:rsidR="00E72A57" w:rsidRPr="00975C28">
        <w:rPr>
          <w:rFonts w:ascii="Times New Roman" w:eastAsiaTheme="majorHAnsi" w:hAnsi="Times New Roman" w:cs="Times New Roman"/>
          <w:lang w:eastAsia="en-US"/>
        </w:rPr>
        <w:t>content</w:t>
      </w:r>
      <w:r w:rsidR="00A20E2C" w:rsidRPr="00975C28">
        <w:rPr>
          <w:rFonts w:ascii="Times New Roman" w:eastAsiaTheme="majorHAnsi" w:hAnsi="Times New Roman" w:cs="Times New Roman"/>
          <w:lang w:eastAsia="en-US"/>
        </w:rPr>
        <w:t xml:space="preserve">s and </w:t>
      </w:r>
      <w:r w:rsidR="00D5771C" w:rsidRPr="00975C28">
        <w:rPr>
          <w:rFonts w:ascii="Times New Roman" w:eastAsiaTheme="majorHAnsi" w:hAnsi="Times New Roman" w:cs="Times New Roman"/>
          <w:lang w:eastAsia="en-US"/>
        </w:rPr>
        <w:t>r</w:t>
      </w:r>
      <w:r w:rsidR="00A20E2C" w:rsidRPr="00975C28">
        <w:rPr>
          <w:rFonts w:ascii="Times New Roman" w:eastAsiaTheme="majorHAnsi" w:hAnsi="Times New Roman" w:cs="Times New Roman"/>
          <w:lang w:eastAsia="en-US"/>
        </w:rPr>
        <w:t>etrieval cues</w:t>
      </w:r>
      <w:r w:rsidR="00E72A57" w:rsidRPr="00975C28">
        <w:rPr>
          <w:rFonts w:ascii="Times New Roman" w:eastAsiaTheme="majorHAnsi" w:hAnsi="Times New Roman" w:cs="Times New Roman"/>
          <w:lang w:eastAsia="en-US"/>
        </w:rPr>
        <w:t xml:space="preserve"> as continuous dimensions, which are referred </w:t>
      </w:r>
      <w:r w:rsidR="00D5771C" w:rsidRPr="00975C28">
        <w:rPr>
          <w:rFonts w:ascii="Times New Roman" w:eastAsiaTheme="majorHAnsi" w:hAnsi="Times New Roman" w:cs="Times New Roman"/>
          <w:lang w:eastAsia="en-US"/>
        </w:rPr>
        <w:t>as</w:t>
      </w:r>
      <w:r w:rsidR="00E72A57" w:rsidRPr="00975C28">
        <w:rPr>
          <w:rFonts w:ascii="Times New Roman" w:eastAsiaTheme="majorHAnsi" w:hAnsi="Times New Roman" w:cs="Times New Roman"/>
          <w:lang w:eastAsia="en-US"/>
        </w:rPr>
        <w:t xml:space="preserve"> </w:t>
      </w:r>
      <w:r w:rsidR="00655CA3">
        <w:rPr>
          <w:rFonts w:ascii="Times New Roman" w:eastAsiaTheme="majorHAnsi" w:hAnsi="Times New Roman" w:cs="Times New Roman"/>
          <w:lang w:eastAsia="en-US"/>
        </w:rPr>
        <w:t xml:space="preserve">memory feature </w:t>
      </w:r>
      <w:r w:rsidR="00D5771C" w:rsidRPr="00975C28">
        <w:rPr>
          <w:rFonts w:ascii="Times New Roman" w:eastAsiaTheme="majorHAnsi" w:hAnsi="Times New Roman" w:cs="Times New Roman"/>
          <w:lang w:eastAsia="en-US"/>
        </w:rPr>
        <w:t>dimension</w:t>
      </w:r>
      <w:r w:rsidR="00E72A57" w:rsidRPr="00975C28">
        <w:rPr>
          <w:rFonts w:ascii="Times New Roman" w:eastAsiaTheme="majorHAnsi" w:hAnsi="Times New Roman" w:cs="Times New Roman"/>
          <w:lang w:eastAsia="en-US"/>
        </w:rPr>
        <w:t xml:space="preserve"> </w:t>
      </w:r>
      <w:r w:rsidR="00D5771C" w:rsidRPr="00975C28">
        <w:rPr>
          <w:rFonts w:ascii="Times New Roman" w:eastAsiaTheme="majorHAnsi" w:hAnsi="Times New Roman" w:cs="Times New Roman"/>
          <w:lang w:eastAsia="en-US"/>
        </w:rPr>
        <w:t>and c</w:t>
      </w:r>
      <w:r w:rsidR="00655CA3">
        <w:rPr>
          <w:rFonts w:ascii="Times New Roman" w:eastAsiaTheme="majorHAnsi" w:hAnsi="Times New Roman" w:cs="Times New Roman"/>
          <w:lang w:eastAsia="en-US"/>
        </w:rPr>
        <w:t>ue feature</w:t>
      </w:r>
      <w:r w:rsidR="00D5771C" w:rsidRPr="00975C28">
        <w:rPr>
          <w:rFonts w:ascii="Times New Roman" w:eastAsiaTheme="majorHAnsi" w:hAnsi="Times New Roman" w:cs="Times New Roman"/>
          <w:lang w:eastAsia="en-US"/>
        </w:rPr>
        <w:t xml:space="preserve"> </w:t>
      </w:r>
      <w:r w:rsidR="00E72A57" w:rsidRPr="00975C28">
        <w:rPr>
          <w:rFonts w:ascii="Times New Roman" w:eastAsiaTheme="majorHAnsi" w:hAnsi="Times New Roman" w:cs="Times New Roman"/>
          <w:lang w:eastAsia="en-US"/>
        </w:rPr>
        <w:t>dimension respectively.</w:t>
      </w:r>
      <w:r w:rsidR="00D5771C" w:rsidRPr="00975C28">
        <w:rPr>
          <w:rFonts w:ascii="Times New Roman" w:eastAsiaTheme="majorHAnsi" w:hAnsi="Times New Roman" w:cs="Times New Roman"/>
          <w:lang w:eastAsia="en-US"/>
        </w:rPr>
        <w:t xml:space="preserve"> Suppose </w:t>
      </w:r>
      <w:r w:rsidR="00C964D1" w:rsidRPr="00975C28">
        <w:rPr>
          <w:rFonts w:ascii="Times New Roman" w:eastAsiaTheme="majorHAnsi" w:hAnsi="Times New Roman" w:cs="Times New Roman"/>
          <w:lang w:eastAsia="en-US"/>
        </w:rPr>
        <w:t xml:space="preserve">the number of the memory items in each trial is </w:t>
      </w:r>
      <m:oMath>
        <m:r>
          <w:rPr>
            <w:rFonts w:ascii="Cambria Math" w:eastAsiaTheme="majorHAnsi" w:hAnsi="Cambria Math" w:cs="Times New Roman"/>
            <w:lang w:eastAsia="en-US"/>
          </w:rPr>
          <m:t>n</m:t>
        </m:r>
      </m:oMath>
      <w:r w:rsidR="00C964D1" w:rsidRPr="00975C28">
        <w:rPr>
          <w:rFonts w:ascii="Times New Roman" w:eastAsiaTheme="majorEastAsia" w:hAnsi="Times New Roman" w:cs="Times New Roman"/>
        </w:rPr>
        <w:t xml:space="preserve">. The </w:t>
      </w:r>
      <w:r w:rsidR="008C74FD">
        <w:rPr>
          <w:rFonts w:ascii="Times New Roman" w:eastAsiaTheme="majorEastAsia" w:hAnsi="Times New Roman" w:cs="Times New Roman"/>
        </w:rPr>
        <w:t xml:space="preserve">values of </w:t>
      </w:r>
      <w:r w:rsidR="00C964D1" w:rsidRPr="00975C28">
        <w:rPr>
          <w:rFonts w:ascii="Times New Roman" w:eastAsiaTheme="majorEastAsia" w:hAnsi="Times New Roman" w:cs="Times New Roman"/>
        </w:rPr>
        <w:t xml:space="preserve">memory contents </w:t>
      </w:r>
      <w:r w:rsidR="00825175" w:rsidRPr="00975C28">
        <w:rPr>
          <w:rFonts w:ascii="Times New Roman" w:eastAsiaTheme="majorEastAsia" w:hAnsi="Times New Roman" w:cs="Times New Roman"/>
        </w:rPr>
        <w:t>are represented by</w:t>
      </w:r>
      <w:r w:rsidR="00145121" w:rsidRPr="00975C28">
        <w:rPr>
          <w:rFonts w:ascii="Times New Roman" w:eastAsiaTheme="majorEastAsia" w:hAnsi="Times New Roman" w:cs="Times New Roman"/>
        </w:rPr>
        <w:t xml:space="preserve">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1</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n</m:t>
                </m:r>
              </m:sub>
            </m:sSub>
          </m:e>
        </m:d>
      </m:oMath>
      <w:r w:rsidR="00405F42" w:rsidRPr="00975C28">
        <w:rPr>
          <w:rFonts w:ascii="Times New Roman" w:eastAsiaTheme="majorEastAsia" w:hAnsi="Times New Roman" w:cs="Times New Roman"/>
        </w:rPr>
        <w:t>,</w:t>
      </w:r>
      <w:r w:rsidR="00825175" w:rsidRPr="00975C28">
        <w:rPr>
          <w:rFonts w:ascii="Times New Roman" w:eastAsiaTheme="majorEastAsia" w:hAnsi="Times New Roman" w:cs="Times New Roman"/>
        </w:rPr>
        <w:t xml:space="preserve"> and </w:t>
      </w:r>
      <w:r w:rsidR="00405F42" w:rsidRPr="00975C28">
        <w:rPr>
          <w:rFonts w:ascii="Times New Roman" w:eastAsiaTheme="majorEastAsia" w:hAnsi="Times New Roman" w:cs="Times New Roman"/>
        </w:rPr>
        <w:t>the</w:t>
      </w:r>
      <w:r w:rsidR="008C74FD">
        <w:rPr>
          <w:rFonts w:ascii="Times New Roman" w:eastAsiaTheme="majorEastAsia" w:hAnsi="Times New Roman" w:cs="Times New Roman"/>
        </w:rPr>
        <w:t xml:space="preserve"> values of the</w:t>
      </w:r>
      <w:r w:rsidR="00405F42" w:rsidRPr="00975C28">
        <w:rPr>
          <w:rFonts w:ascii="Times New Roman" w:eastAsiaTheme="majorEastAsia" w:hAnsi="Times New Roman" w:cs="Times New Roman"/>
        </w:rPr>
        <w:t xml:space="preserve"> </w:t>
      </w:r>
      <w:r w:rsidR="009C3804">
        <w:rPr>
          <w:rFonts w:ascii="Times New Roman" w:eastAsiaTheme="majorEastAsia" w:hAnsi="Times New Roman" w:cs="Times New Roman"/>
        </w:rPr>
        <w:t>c</w:t>
      </w:r>
      <w:r w:rsidR="00543909">
        <w:rPr>
          <w:rFonts w:ascii="Times New Roman" w:eastAsiaTheme="majorEastAsia" w:hAnsi="Times New Roman" w:cs="Times New Roman"/>
        </w:rPr>
        <w:t>ue</w:t>
      </w:r>
      <w:r w:rsidR="00405F42" w:rsidRPr="00975C28">
        <w:rPr>
          <w:rFonts w:ascii="Times New Roman" w:eastAsiaTheme="majorEastAsia" w:hAnsi="Times New Roman" w:cs="Times New Roman"/>
        </w:rPr>
        <w:t xml:space="preserve">s by </w:t>
      </w:r>
      <m:oMath>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1</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n</m:t>
            </m:r>
          </m:sub>
        </m:sSub>
        <m:r>
          <w:rPr>
            <w:rFonts w:ascii="Cambria Math" w:eastAsiaTheme="majorEastAsia" w:hAnsi="Cambria Math" w:cs="Times New Roman"/>
          </w:rPr>
          <m:t>}</m:t>
        </m:r>
      </m:oMath>
      <w:r w:rsidR="00405F42" w:rsidRPr="00975C28">
        <w:rPr>
          <w:rFonts w:ascii="Times New Roman" w:eastAsiaTheme="majorEastAsia" w:hAnsi="Times New Roman" w:cs="Times New Roman"/>
        </w:rPr>
        <w:t>.</w:t>
      </w:r>
      <w:r w:rsidR="009C3804">
        <w:rPr>
          <w:rFonts w:ascii="Times New Roman" w:eastAsiaTheme="majorEastAsia" w:hAnsi="Times New Roman" w:cs="Times New Roman"/>
        </w:rPr>
        <w:t xml:space="preserve"> </w:t>
      </w:r>
      <w:r w:rsidR="006C0396">
        <w:rPr>
          <w:rFonts w:ascii="Times New Roman" w:eastAsiaTheme="majorEastAsia" w:hAnsi="Times New Roman" w:cs="Times New Roman"/>
        </w:rPr>
        <w:t>The representations of memory contents and c</w:t>
      </w:r>
      <w:r w:rsidR="00543909">
        <w:rPr>
          <w:rFonts w:ascii="Times New Roman" w:eastAsiaTheme="majorEastAsia" w:hAnsi="Times New Roman" w:cs="Times New Roman"/>
        </w:rPr>
        <w:t>ue</w:t>
      </w:r>
      <w:r w:rsidR="006C0396">
        <w:rPr>
          <w:rFonts w:ascii="Times New Roman" w:eastAsiaTheme="majorEastAsia" w:hAnsi="Times New Roman" w:cs="Times New Roman"/>
        </w:rPr>
        <w:t xml:space="preserve">s are both unimodal distributions on the </w:t>
      </w:r>
      <w:r w:rsidR="00655CA3">
        <w:rPr>
          <w:rFonts w:ascii="Times New Roman" w:eastAsiaTheme="majorEastAsia" w:hAnsi="Times New Roman" w:cs="Times New Roman"/>
        </w:rPr>
        <w:t>memory</w:t>
      </w:r>
      <w:r w:rsidR="006C0396">
        <w:rPr>
          <w:rFonts w:ascii="Times New Roman" w:eastAsiaTheme="majorEastAsia" w:hAnsi="Times New Roman" w:cs="Times New Roman"/>
        </w:rPr>
        <w:t xml:space="preserve"> and </w:t>
      </w:r>
      <w:r w:rsidR="00655CA3">
        <w:rPr>
          <w:rFonts w:ascii="Times New Roman" w:eastAsiaTheme="majorEastAsia" w:hAnsi="Times New Roman" w:cs="Times New Roman"/>
        </w:rPr>
        <w:t>cue feature</w:t>
      </w:r>
      <w:r w:rsidR="006C0396">
        <w:rPr>
          <w:rFonts w:ascii="Times New Roman" w:eastAsiaTheme="majorEastAsia" w:hAnsi="Times New Roman" w:cs="Times New Roman"/>
        </w:rPr>
        <w:t xml:space="preserve"> dimensions respectively</w:t>
      </w:r>
      <w:r w:rsidR="006C0396">
        <w:rPr>
          <w:rFonts w:ascii="Times New Roman" w:eastAsiaTheme="majorEastAsia" w:hAnsi="Times New Roman" w:cs="Times New Roman" w:hint="eastAsia"/>
        </w:rPr>
        <w:t>.</w:t>
      </w:r>
    </w:p>
    <w:p w14:paraId="1CD64EE6" w14:textId="6BEC1EF8" w:rsidR="00217106" w:rsidRPr="005614D0" w:rsidRDefault="00217106" w:rsidP="00217106">
      <w:pPr>
        <w:pStyle w:val="3"/>
        <w:rPr>
          <w:rFonts w:ascii="Times New Roman" w:hAnsi="Times New Roman" w:cs="Times New Roman"/>
          <w:i/>
          <w:iCs/>
          <w:sz w:val="24"/>
          <w:szCs w:val="24"/>
        </w:rPr>
      </w:pPr>
      <w:r w:rsidRPr="005614D0">
        <w:rPr>
          <w:rFonts w:ascii="Times New Roman" w:hAnsi="Times New Roman" w:cs="Times New Roman" w:hint="eastAsia"/>
          <w:i/>
          <w:iCs/>
          <w:sz w:val="24"/>
          <w:szCs w:val="24"/>
        </w:rPr>
        <w:t>B</w:t>
      </w:r>
      <w:r w:rsidRPr="005614D0">
        <w:rPr>
          <w:rFonts w:ascii="Times New Roman" w:hAnsi="Times New Roman" w:cs="Times New Roman"/>
          <w:i/>
          <w:iCs/>
          <w:sz w:val="24"/>
          <w:szCs w:val="24"/>
        </w:rPr>
        <w:t>indings</w:t>
      </w:r>
    </w:p>
    <w:p w14:paraId="0B9EC920" w14:textId="3A63BEF9" w:rsidR="004B323E" w:rsidRDefault="00376673" w:rsidP="006C0396">
      <w:pPr>
        <w:autoSpaceDE w:val="0"/>
        <w:autoSpaceDN w:val="0"/>
        <w:adjustRightInd w:val="0"/>
        <w:spacing w:line="480" w:lineRule="auto"/>
        <w:rPr>
          <w:rFonts w:ascii="Times-Roman" w:hAnsi="Times-Roman" w:cs="Times-Roman"/>
        </w:rPr>
      </w:pPr>
      <w:r>
        <w:rPr>
          <w:rFonts w:ascii="Times New Roman" w:eastAsiaTheme="majorHAnsi" w:hAnsi="Times New Roman" w:cs="Times New Roman"/>
        </w:rPr>
        <w:tab/>
      </w:r>
      <w:r w:rsidR="004B323E">
        <w:rPr>
          <w:rFonts w:ascii="Times New Roman" w:eastAsiaTheme="majorHAnsi" w:hAnsi="Times New Roman" w:cs="Times New Roman"/>
        </w:rPr>
        <w:t xml:space="preserve">Encoding involves binding the representations of </w:t>
      </w:r>
      <w:r w:rsidR="00217106" w:rsidRPr="00217106">
        <w:rPr>
          <w:rFonts w:ascii="Times New Roman" w:eastAsiaTheme="majorHAnsi" w:hAnsi="Times New Roman" w:cs="Times New Roman" w:hint="eastAsia"/>
        </w:rPr>
        <w:t>mem</w:t>
      </w:r>
      <w:r w:rsidR="00217106" w:rsidRPr="00217106">
        <w:rPr>
          <w:rFonts w:ascii="Times New Roman" w:eastAsiaTheme="majorHAnsi" w:hAnsi="Times New Roman" w:cs="Times New Roman"/>
        </w:rPr>
        <w:t xml:space="preserve">ory contents </w:t>
      </w:r>
      <w:r w:rsidR="00A305EA">
        <w:rPr>
          <w:rFonts w:ascii="Times New Roman" w:eastAsiaTheme="majorHAnsi" w:hAnsi="Times New Roman" w:cs="Times New Roman" w:hint="eastAsia"/>
        </w:rPr>
        <w:t>to</w:t>
      </w:r>
      <w:r w:rsidR="00A305EA">
        <w:rPr>
          <w:rFonts w:ascii="Times New Roman" w:eastAsiaTheme="majorHAnsi" w:hAnsi="Times New Roman" w:cs="Times New Roman"/>
        </w:rPr>
        <w:t xml:space="preserve"> the representations of corresponding </w:t>
      </w:r>
      <w:r w:rsidR="00543909">
        <w:rPr>
          <w:rFonts w:ascii="Times New Roman" w:eastAsiaTheme="majorHAnsi" w:hAnsi="Times New Roman" w:cs="Times New Roman"/>
        </w:rPr>
        <w:t>cues</w:t>
      </w:r>
      <w:r w:rsidR="004B323E">
        <w:rPr>
          <w:rFonts w:ascii="Times New Roman" w:eastAsiaTheme="majorHAnsi" w:hAnsi="Times New Roman" w:cs="Times New Roman"/>
        </w:rPr>
        <w:t xml:space="preserve">. </w:t>
      </w:r>
      <w:r w:rsidR="004B323E" w:rsidRPr="00217106">
        <w:rPr>
          <w:rFonts w:ascii="Times New Roman" w:eastAsiaTheme="majorHAnsi" w:hAnsi="Times New Roman" w:cs="Times New Roman"/>
        </w:rPr>
        <w:t>The binding</w:t>
      </w:r>
      <w:r w:rsidR="00B936E0">
        <w:rPr>
          <w:rFonts w:ascii="Times New Roman" w:eastAsiaTheme="majorHAnsi" w:hAnsi="Times New Roman" w:cs="Times New Roman"/>
        </w:rPr>
        <w:t xml:space="preserve"> strength</w:t>
      </w:r>
      <w:r w:rsidR="004B323E" w:rsidRPr="00217106">
        <w:rPr>
          <w:rFonts w:ascii="Times New Roman" w:eastAsiaTheme="majorHAnsi" w:hAnsi="Times New Roman" w:cs="Times New Roman"/>
        </w:rPr>
        <w:t>s</w:t>
      </w:r>
      <w:r w:rsidR="00217106" w:rsidRPr="00217106">
        <w:rPr>
          <w:rFonts w:ascii="Times New Roman" w:eastAsiaTheme="majorHAnsi" w:hAnsi="Times New Roman" w:cs="Times New Roman"/>
        </w:rPr>
        <w:t xml:space="preserve"> are conceptualized as bivariate distributions in a 2-dimensional space which referred as the binding space</w:t>
      </w:r>
      <w:r w:rsidR="004B323E">
        <w:rPr>
          <w:rFonts w:ascii="Times New Roman" w:eastAsiaTheme="majorHAnsi" w:hAnsi="Times New Roman" w:cs="Times New Roman"/>
        </w:rPr>
        <w:t xml:space="preserve"> (Figure </w:t>
      </w:r>
      <w:r w:rsidR="00A61CF6">
        <w:rPr>
          <w:rFonts w:ascii="Times New Roman" w:eastAsiaTheme="majorHAnsi" w:hAnsi="Times New Roman" w:cs="Times New Roman"/>
        </w:rPr>
        <w:t>4</w:t>
      </w:r>
      <w:r w:rsidR="004B323E">
        <w:rPr>
          <w:rFonts w:ascii="Times New Roman" w:eastAsiaTheme="majorHAnsi" w:hAnsi="Times New Roman" w:cs="Times New Roman"/>
        </w:rPr>
        <w:t>)</w:t>
      </w:r>
      <w:r w:rsidR="00217106" w:rsidRPr="00217106">
        <w:rPr>
          <w:rFonts w:ascii="Times New Roman" w:eastAsiaTheme="majorHAnsi" w:hAnsi="Times New Roman" w:cs="Times New Roman"/>
        </w:rPr>
        <w:t>.</w:t>
      </w:r>
      <w:r w:rsidR="006E71CB">
        <w:rPr>
          <w:rFonts w:ascii="Times New Roman" w:eastAsiaTheme="majorHAnsi" w:hAnsi="Times New Roman" w:cs="Times New Roman"/>
        </w:rPr>
        <w:t xml:space="preserve"> When a cue is given, a</w:t>
      </w:r>
      <w:r w:rsidR="006E71CB" w:rsidRPr="00A165E3">
        <w:rPr>
          <w:rFonts w:ascii="Times New Roman" w:hAnsi="Times New Roman" w:cs="Times New Roman"/>
        </w:rPr>
        <w:t xml:space="preserve">n activation distribution on the </w:t>
      </w:r>
      <w:r w:rsidR="00655CA3">
        <w:rPr>
          <w:rFonts w:ascii="Times New Roman" w:hAnsi="Times New Roman" w:cs="Times New Roman"/>
        </w:rPr>
        <w:t xml:space="preserve">memory feature </w:t>
      </w:r>
      <w:r w:rsidR="006E71CB" w:rsidRPr="00A165E3">
        <w:rPr>
          <w:rFonts w:ascii="Times New Roman" w:hAnsi="Times New Roman" w:cs="Times New Roman"/>
        </w:rPr>
        <w:t>dimension is generated</w:t>
      </w:r>
      <w:r w:rsidR="006E71CB">
        <w:rPr>
          <w:rFonts w:ascii="Times New Roman" w:hAnsi="Times New Roman" w:cs="Times New Roman"/>
        </w:rPr>
        <w:t xml:space="preserve"> by the representation of the cue on the </w:t>
      </w:r>
      <w:r w:rsidR="00655CA3">
        <w:rPr>
          <w:rFonts w:ascii="Times New Roman" w:hAnsi="Times New Roman" w:cs="Times New Roman"/>
        </w:rPr>
        <w:t xml:space="preserve">cue feature </w:t>
      </w:r>
      <w:r w:rsidR="006E71CB">
        <w:rPr>
          <w:rFonts w:ascii="Times New Roman" w:hAnsi="Times New Roman" w:cs="Times New Roman"/>
        </w:rPr>
        <w:t>dimension</w:t>
      </w:r>
      <w:r w:rsidR="006E71CB" w:rsidRPr="00A165E3">
        <w:rPr>
          <w:rFonts w:ascii="Times New Roman" w:hAnsi="Times New Roman" w:cs="Times New Roman"/>
        </w:rPr>
        <w:t xml:space="preserve"> through the bindings</w:t>
      </w:r>
      <w:r w:rsidR="006E71CB">
        <w:rPr>
          <w:rFonts w:ascii="Times New Roman" w:eastAsiaTheme="majorHAnsi" w:hAnsi="Times New Roman" w:cs="Times New Roman"/>
        </w:rPr>
        <w:t>. The precision of the bindings is limited</w:t>
      </w:r>
      <w:r w:rsidR="00655CA3">
        <w:rPr>
          <w:rFonts w:ascii="Times New Roman" w:eastAsiaTheme="majorHAnsi" w:hAnsi="Times New Roman" w:cs="Times New Roman"/>
        </w:rPr>
        <w:t>, so the distributions of bindings may overlap along the memory and cue feature dimensions.</w:t>
      </w:r>
      <w:r w:rsidR="006E71CB" w:rsidRPr="009468BB">
        <w:rPr>
          <w:rFonts w:ascii="Times New Roman" w:eastAsiaTheme="majorHAnsi" w:hAnsi="Times New Roman" w:cs="Times New Roman"/>
        </w:rPr>
        <w:t xml:space="preserve"> </w:t>
      </w:r>
      <w:r w:rsidR="00543909">
        <w:rPr>
          <w:rFonts w:ascii="Times New Roman" w:eastAsiaTheme="majorHAnsi" w:hAnsi="Times New Roman" w:cs="Times New Roman"/>
        </w:rPr>
        <w:t xml:space="preserve">At retrieval, </w:t>
      </w:r>
      <w:r w:rsidR="003F199E">
        <w:rPr>
          <w:rFonts w:ascii="Times New Roman" w:hAnsi="Times New Roman" w:cs="Times New Roman"/>
        </w:rPr>
        <w:t xml:space="preserve">the </w:t>
      </w:r>
      <w:r w:rsidR="003F199E">
        <w:rPr>
          <w:rFonts w:ascii="Times New Roman" w:hAnsi="Times New Roman" w:cs="Times New Roman"/>
        </w:rPr>
        <w:lastRenderedPageBreak/>
        <w:t>representations of</w:t>
      </w:r>
      <w:r w:rsidR="003F199E" w:rsidRPr="009468BB">
        <w:rPr>
          <w:rFonts w:ascii="Times-Roman" w:hAnsi="Times-Roman" w:cs="Times-Roman"/>
        </w:rPr>
        <w:t xml:space="preserve"> </w:t>
      </w:r>
      <w:r w:rsidR="003F199E">
        <w:rPr>
          <w:rFonts w:ascii="Times New Roman" w:hAnsi="Times New Roman" w:cs="Times New Roman"/>
        </w:rPr>
        <w:t>memory contents of</w:t>
      </w:r>
      <w:r w:rsidR="003F199E" w:rsidRPr="009468BB">
        <w:rPr>
          <w:rFonts w:ascii="Times-Roman" w:hAnsi="Times-Roman" w:cs="Times-Roman"/>
        </w:rPr>
        <w:t xml:space="preserve"> </w:t>
      </w:r>
      <w:r w:rsidR="006E71CB" w:rsidRPr="009468BB">
        <w:rPr>
          <w:rFonts w:ascii="Times-Roman" w:hAnsi="Times-Roman" w:cs="Times-Roman"/>
        </w:rPr>
        <w:t>non-target item</w:t>
      </w:r>
      <w:r w:rsidR="003F199E">
        <w:rPr>
          <w:rFonts w:ascii="Times-Roman" w:hAnsi="Times-Roman" w:cs="Times-Roman"/>
        </w:rPr>
        <w:t>s</w:t>
      </w:r>
      <w:r w:rsidR="006E71CB" w:rsidRPr="009468BB">
        <w:rPr>
          <w:rFonts w:ascii="Times-Roman" w:hAnsi="Times-Roman" w:cs="Times-Roman"/>
        </w:rPr>
        <w:t xml:space="preserve"> </w:t>
      </w:r>
      <w:r w:rsidR="006E71CB">
        <w:rPr>
          <w:rFonts w:ascii="Times-Roman" w:hAnsi="Times-Roman" w:cs="Times-Roman"/>
        </w:rPr>
        <w:t xml:space="preserve">which are </w:t>
      </w:r>
      <w:r w:rsidR="006E71CB" w:rsidRPr="009468BB">
        <w:rPr>
          <w:rFonts w:ascii="Times-Roman" w:hAnsi="Times-Roman" w:cs="Times-Roman"/>
        </w:rPr>
        <w:t xml:space="preserve">closed to the target item along the </w:t>
      </w:r>
      <w:r w:rsidR="00655CA3">
        <w:rPr>
          <w:rFonts w:ascii="Times-Roman" w:hAnsi="Times-Roman" w:cs="Times-Roman"/>
        </w:rPr>
        <w:t xml:space="preserve">cue feature </w:t>
      </w:r>
      <w:r w:rsidR="006E71CB" w:rsidRPr="009468BB">
        <w:rPr>
          <w:rFonts w:ascii="Times-Roman" w:hAnsi="Times-Roman" w:cs="Times-Roman"/>
        </w:rPr>
        <w:t>dimension</w:t>
      </w:r>
      <w:r w:rsidR="006E71CB">
        <w:rPr>
          <w:rFonts w:ascii="Times-Roman" w:hAnsi="Times-Roman" w:cs="Times-Roman"/>
        </w:rPr>
        <w:t xml:space="preserve"> </w:t>
      </w:r>
      <w:r w:rsidR="00543909">
        <w:rPr>
          <w:rFonts w:ascii="Times-Roman" w:hAnsi="Times-Roman" w:cs="Times-Roman"/>
        </w:rPr>
        <w:t xml:space="preserve">may </w:t>
      </w:r>
      <w:r w:rsidR="006E71CB">
        <w:rPr>
          <w:rFonts w:ascii="Times-Roman" w:hAnsi="Times-Roman" w:cs="Times-Roman"/>
        </w:rPr>
        <w:t xml:space="preserve">also </w:t>
      </w:r>
      <w:r w:rsidR="00543909">
        <w:rPr>
          <w:rFonts w:ascii="Times-Roman" w:hAnsi="Times-Roman" w:cs="Times-Roman"/>
        </w:rPr>
        <w:t xml:space="preserve">be </w:t>
      </w:r>
      <w:r w:rsidR="006E71CB">
        <w:rPr>
          <w:rFonts w:ascii="Times-Roman" w:hAnsi="Times-Roman" w:cs="Times-Roman"/>
        </w:rPr>
        <w:t>reactivated</w:t>
      </w:r>
      <w:r w:rsidR="00543909">
        <w:rPr>
          <w:rFonts w:ascii="Times-Roman" w:hAnsi="Times-Roman" w:cs="Times-Roman"/>
        </w:rPr>
        <w:t xml:space="preserve"> by the cue</w:t>
      </w:r>
      <w:r w:rsidR="006E71CB" w:rsidRPr="009468BB">
        <w:rPr>
          <w:rFonts w:ascii="Times-Roman" w:hAnsi="Times-Roman" w:cs="Times-Roman"/>
        </w:rPr>
        <w:t>.</w:t>
      </w:r>
      <w:r w:rsidR="00655CA3">
        <w:rPr>
          <w:rFonts w:ascii="Times-Roman" w:hAnsi="Times-Roman" w:cs="Times-Roman"/>
        </w:rPr>
        <w:t xml:space="preserve"> The </w:t>
      </w:r>
      <w:r w:rsidR="00543909">
        <w:rPr>
          <w:rFonts w:ascii="Times-Roman" w:hAnsi="Times-Roman" w:cs="Times-Roman"/>
        </w:rPr>
        <w:t xml:space="preserve">amplitude of the activation of </w:t>
      </w:r>
      <w:r w:rsidR="003F199E">
        <w:rPr>
          <w:rFonts w:ascii="Times-Roman" w:hAnsi="Times-Roman" w:cs="Times-Roman"/>
        </w:rPr>
        <w:t>a</w:t>
      </w:r>
      <w:r w:rsidR="00543909">
        <w:rPr>
          <w:rFonts w:ascii="Times-Roman" w:hAnsi="Times-Roman" w:cs="Times-Roman"/>
        </w:rPr>
        <w:t xml:space="preserve"> memory content’s representation</w:t>
      </w:r>
      <w:r w:rsidR="003F199E">
        <w:rPr>
          <w:rFonts w:ascii="Times-Roman" w:hAnsi="Times-Roman" w:cs="Times-Roman"/>
        </w:rPr>
        <w:t xml:space="preserve"> depends on the</w:t>
      </w:r>
      <w:r w:rsidR="00B936E0">
        <w:rPr>
          <w:rFonts w:ascii="Times-Roman" w:hAnsi="Times-Roman" w:cs="Times-Roman"/>
        </w:rPr>
        <w:t xml:space="preserve"> marginal distribution of the binding-strength distribution at the value of the present cue.</w:t>
      </w:r>
    </w:p>
    <w:p w14:paraId="1FA22F19" w14:textId="23271273" w:rsidR="00B840BF" w:rsidRDefault="00B840BF" w:rsidP="006C0396">
      <w:pPr>
        <w:autoSpaceDE w:val="0"/>
        <w:autoSpaceDN w:val="0"/>
        <w:adjustRightInd w:val="0"/>
        <w:spacing w:line="480" w:lineRule="auto"/>
        <w:rPr>
          <w:rFonts w:ascii="Times New Roman" w:eastAsiaTheme="majorHAnsi" w:hAnsi="Times New Roman" w:cs="Times New Roman"/>
          <w:b/>
          <w:bCs/>
        </w:rPr>
      </w:pPr>
      <w:r w:rsidRPr="00B840BF">
        <w:rPr>
          <w:rFonts w:ascii="Times New Roman" w:eastAsiaTheme="majorHAnsi" w:hAnsi="Times New Roman" w:cs="Times New Roman" w:hint="eastAsia"/>
          <w:b/>
          <w:bCs/>
        </w:rPr>
        <w:t>F</w:t>
      </w:r>
      <w:r w:rsidRPr="00B840BF">
        <w:rPr>
          <w:rFonts w:ascii="Times New Roman" w:eastAsiaTheme="majorHAnsi" w:hAnsi="Times New Roman" w:cs="Times New Roman"/>
          <w:b/>
          <w:bCs/>
        </w:rPr>
        <w:t>igure 4</w:t>
      </w:r>
    </w:p>
    <w:p w14:paraId="2CFB8BB0" w14:textId="41412574" w:rsidR="00B840BF" w:rsidRPr="00B840BF" w:rsidRDefault="00B840BF" w:rsidP="006C0396">
      <w:pPr>
        <w:autoSpaceDE w:val="0"/>
        <w:autoSpaceDN w:val="0"/>
        <w:adjustRightInd w:val="0"/>
        <w:spacing w:line="480" w:lineRule="auto"/>
        <w:rPr>
          <w:rFonts w:ascii="Times New Roman" w:eastAsiaTheme="majorHAnsi" w:hAnsi="Times New Roman" w:cs="Times New Roman"/>
          <w:i/>
          <w:iCs/>
        </w:rPr>
      </w:pPr>
      <w:r w:rsidRPr="00B840BF">
        <w:rPr>
          <w:rFonts w:ascii="Times New Roman" w:eastAsiaTheme="majorHAnsi" w:hAnsi="Times New Roman" w:cs="Times New Roman"/>
          <w:i/>
          <w:iCs/>
        </w:rPr>
        <w:t>Schema of the bindings between the memory feature dimension and the cue feature dimension</w:t>
      </w:r>
      <w:r>
        <w:rPr>
          <w:rFonts w:ascii="Times New Roman" w:eastAsiaTheme="majorHAnsi" w:hAnsi="Times New Roman" w:cs="Times New Roman"/>
          <w:i/>
          <w:iCs/>
        </w:rPr>
        <w:t xml:space="preserve"> in the binding space</w:t>
      </w:r>
      <w:r w:rsidRPr="00B840BF">
        <w:rPr>
          <w:rFonts w:ascii="Times New Roman" w:eastAsiaTheme="majorHAnsi" w:hAnsi="Times New Roman" w:cs="Times New Roman"/>
          <w:i/>
          <w:iCs/>
        </w:rPr>
        <w:t>.</w:t>
      </w:r>
    </w:p>
    <w:p w14:paraId="23422BCC" w14:textId="5F1B76DA" w:rsidR="0046721F" w:rsidRDefault="00FA68AC" w:rsidP="00FA68AC">
      <w:pPr>
        <w:spacing w:after="120" w:line="480" w:lineRule="auto"/>
        <w:jc w:val="center"/>
        <w:rPr>
          <w:rFonts w:ascii="Times New Roman" w:eastAsiaTheme="majorHAnsi" w:hAnsi="Times New Roman" w:cs="Times New Roman"/>
        </w:rPr>
      </w:pPr>
      <w:r w:rsidRPr="00FA68AC">
        <w:rPr>
          <w:rFonts w:ascii="Times New Roman" w:eastAsiaTheme="majorHAnsi" w:hAnsi="Times New Roman" w:cs="Times New Roman"/>
          <w:noProof/>
        </w:rPr>
        <w:drawing>
          <wp:inline distT="0" distB="0" distL="0" distR="0" wp14:anchorId="02782ACB" wp14:editId="6593B998">
            <wp:extent cx="3966210" cy="33416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0128" cy="3344926"/>
                    </a:xfrm>
                    <a:prstGeom prst="rect">
                      <a:avLst/>
                    </a:prstGeom>
                    <a:noFill/>
                    <a:ln>
                      <a:noFill/>
                    </a:ln>
                  </pic:spPr>
                </pic:pic>
              </a:graphicData>
            </a:graphic>
          </wp:inline>
        </w:drawing>
      </w:r>
    </w:p>
    <w:p w14:paraId="643CD344" w14:textId="7461C7CE" w:rsidR="006C193F" w:rsidRPr="006C193F" w:rsidRDefault="003B25C5" w:rsidP="00B434D1">
      <w:pPr>
        <w:spacing w:line="480" w:lineRule="auto"/>
        <w:rPr>
          <w:rFonts w:ascii="Times New Roman" w:hAnsi="Times New Roman" w:cs="Times New Roman"/>
        </w:rPr>
      </w:pPr>
      <w:r>
        <w:rPr>
          <w:rFonts w:ascii="Times New Roman" w:eastAsiaTheme="majorHAnsi" w:hAnsi="Times New Roman" w:cs="Times New Roman"/>
        </w:rPr>
        <w:t xml:space="preserve"> </w:t>
      </w:r>
      <w:r w:rsidR="00B840BF">
        <w:rPr>
          <w:rFonts w:ascii="Times New Roman" w:eastAsiaTheme="majorHAnsi" w:hAnsi="Times New Roman" w:cs="Times New Roman"/>
          <w:i/>
          <w:iCs/>
        </w:rPr>
        <w:t xml:space="preserve">Note. </w:t>
      </w:r>
      <m:oMath>
        <m:sSub>
          <m:sSubPr>
            <m:ctrlPr>
              <w:rPr>
                <w:rFonts w:ascii="Cambria Math" w:eastAsiaTheme="majorHAnsi" w:hAnsi="Cambria Math" w:cs="Times New Roman"/>
                <w:i/>
                <w:iCs/>
              </w:rPr>
            </m:ctrlPr>
          </m:sSubPr>
          <m:e>
            <m:r>
              <w:rPr>
                <w:rFonts w:ascii="Cambria Math" w:eastAsiaTheme="majorHAnsi" w:hAnsi="Cambria Math" w:cs="Times New Roman"/>
              </w:rPr>
              <m:t>L</m:t>
            </m:r>
          </m:e>
          <m:sub>
            <m:r>
              <w:rPr>
                <w:rFonts w:ascii="Cambria Math" w:eastAsiaTheme="majorHAnsi" w:hAnsi="Cambria Math" w:cs="Times New Roman"/>
              </w:rPr>
              <m:t>θ</m:t>
            </m:r>
          </m:sub>
        </m:sSub>
      </m:oMath>
      <w:r w:rsidR="00B840BF" w:rsidRPr="00B434D1">
        <w:rPr>
          <w:rFonts w:ascii="Times New Roman" w:eastAsiaTheme="majorEastAsia" w:hAnsi="Times New Roman" w:cs="Times New Roman"/>
          <w:i/>
          <w:iCs/>
        </w:rPr>
        <w:t xml:space="preserve"> </w:t>
      </w:r>
      <w:r w:rsidR="00B840BF" w:rsidRPr="00B434D1">
        <w:rPr>
          <w:rFonts w:ascii="Times New Roman" w:eastAsiaTheme="majorEastAsia" w:hAnsi="Times New Roman" w:cs="Times New Roman"/>
        </w:rPr>
        <w:t xml:space="preserve">is the retrieval cue. The darkness level is the binding strength. The </w:t>
      </w:r>
      <w:r w:rsidR="006C193F" w:rsidRPr="00B434D1">
        <w:rPr>
          <w:rFonts w:ascii="Times New Roman" w:eastAsiaTheme="majorEastAsia" w:hAnsi="Times New Roman" w:cs="Times New Roman"/>
        </w:rPr>
        <w:t>continuous line represents the cue-based activation, the dashed line the cue-independent activation, and the dotted line the background noise.</w:t>
      </w:r>
      <w:r w:rsidR="007C1722" w:rsidRPr="00B434D1">
        <w:rPr>
          <w:rFonts w:ascii="Times New Roman" w:hAnsi="Times New Roman" w:cs="Times New Roman"/>
        </w:rPr>
        <w:t xml:space="preserve"> Reprinted</w:t>
      </w:r>
      <w:r w:rsidR="007C1722" w:rsidRPr="006C193F">
        <w:rPr>
          <w:rFonts w:ascii="Times New Roman" w:hAnsi="Times New Roman" w:cs="Times New Roman"/>
        </w:rPr>
        <w:t xml:space="preserve"> from</w:t>
      </w:r>
      <w:r w:rsidR="00B434D1">
        <w:rPr>
          <w:rFonts w:ascii="Times New Roman" w:hAnsi="Times New Roman" w:cs="Times New Roman"/>
        </w:rPr>
        <w:t xml:space="preserve"> </w:t>
      </w:r>
      <w:r w:rsidR="007C1722" w:rsidRPr="00B434D1">
        <w:rPr>
          <w:rFonts w:ascii="Times New Roman" w:hAnsi="Times New Roman" w:cs="Times New Roman"/>
        </w:rPr>
        <w:t>“Hierarchical Bayesian measurement models for continuous reproduction of visual features from working memory,”</w:t>
      </w:r>
      <w:r w:rsidR="00B434D1">
        <w:rPr>
          <w:rFonts w:ascii="Times New Roman" w:hAnsi="Times New Roman" w:cs="Times New Roman"/>
        </w:rPr>
        <w:t xml:space="preserve"> </w:t>
      </w:r>
      <w:r w:rsidR="007C1722" w:rsidRPr="00B434D1">
        <w:rPr>
          <w:rFonts w:ascii="Times New Roman" w:hAnsi="Times New Roman" w:cs="Times New Roman"/>
        </w:rPr>
        <w:t>by</w:t>
      </w:r>
      <w:r w:rsidR="00B434D1">
        <w:rPr>
          <w:rFonts w:ascii="Times New Roman" w:hAnsi="Times New Roman" w:cs="Times New Roman"/>
        </w:rPr>
        <w:t xml:space="preserve"> </w:t>
      </w:r>
      <w:r w:rsidR="006C193F" w:rsidRPr="00B434D1">
        <w:rPr>
          <w:rFonts w:ascii="Times New Roman" w:eastAsiaTheme="majorEastAsia" w:hAnsi="Times New Roman" w:cs="Times New Roman"/>
        </w:rPr>
        <w:t xml:space="preserve"> </w:t>
      </w:r>
      <w:proofErr w:type="spellStart"/>
      <w:r w:rsidR="007C1722" w:rsidRPr="00B434D1">
        <w:rPr>
          <w:rFonts w:ascii="Times New Roman" w:hAnsi="Times New Roman" w:cs="Times New Roman"/>
        </w:rPr>
        <w:t>Oberauer</w:t>
      </w:r>
      <w:proofErr w:type="spellEnd"/>
      <w:r w:rsidR="007C1722" w:rsidRPr="00B434D1">
        <w:rPr>
          <w:rFonts w:ascii="Times New Roman" w:hAnsi="Times New Roman" w:cs="Times New Roman"/>
        </w:rPr>
        <w:t xml:space="preserve">, K., </w:t>
      </w:r>
      <w:proofErr w:type="spellStart"/>
      <w:r w:rsidR="007C1722" w:rsidRPr="00B434D1">
        <w:rPr>
          <w:rFonts w:ascii="Times New Roman" w:hAnsi="Times New Roman" w:cs="Times New Roman"/>
        </w:rPr>
        <w:t>Stoneking</w:t>
      </w:r>
      <w:proofErr w:type="spellEnd"/>
      <w:r w:rsidR="007C1722" w:rsidRPr="00B434D1">
        <w:rPr>
          <w:rFonts w:ascii="Times New Roman" w:hAnsi="Times New Roman" w:cs="Times New Roman"/>
        </w:rPr>
        <w:t xml:space="preserve">, C., </w:t>
      </w:r>
      <w:proofErr w:type="spellStart"/>
      <w:r w:rsidR="007C1722" w:rsidRPr="00B434D1">
        <w:rPr>
          <w:rFonts w:ascii="Times New Roman" w:hAnsi="Times New Roman" w:cs="Times New Roman"/>
        </w:rPr>
        <w:t>Wabersich</w:t>
      </w:r>
      <w:proofErr w:type="spellEnd"/>
      <w:r w:rsidR="007C1722" w:rsidRPr="00B434D1">
        <w:rPr>
          <w:rFonts w:ascii="Times New Roman" w:hAnsi="Times New Roman" w:cs="Times New Roman"/>
        </w:rPr>
        <w:t xml:space="preserve">, D., &amp; </w:t>
      </w:r>
      <w:r w:rsidR="007C1722" w:rsidRPr="00B434D1">
        <w:rPr>
          <w:rFonts w:ascii="Times New Roman" w:hAnsi="Times New Roman" w:cs="Times New Roman"/>
        </w:rPr>
        <w:lastRenderedPageBreak/>
        <w:t xml:space="preserve">Lin, H. Y., 2017, </w:t>
      </w:r>
      <w:r w:rsidR="007C1722" w:rsidRPr="00B434D1">
        <w:rPr>
          <w:rFonts w:ascii="Times New Roman" w:hAnsi="Times New Roman" w:cs="Times New Roman"/>
          <w:i/>
          <w:iCs/>
        </w:rPr>
        <w:t>Journal of Vision</w:t>
      </w:r>
      <w:r w:rsidR="007C1722" w:rsidRPr="00B434D1">
        <w:rPr>
          <w:rFonts w:ascii="Times New Roman" w:hAnsi="Times New Roman" w:cs="Times New Roman"/>
        </w:rPr>
        <w:t xml:space="preserve">, </w:t>
      </w:r>
      <w:r w:rsidR="007C1722" w:rsidRPr="00B434D1">
        <w:rPr>
          <w:rFonts w:ascii="Times New Roman" w:hAnsi="Times New Roman" w:cs="Times New Roman"/>
          <w:i/>
          <w:iCs/>
        </w:rPr>
        <w:t>17</w:t>
      </w:r>
      <w:r w:rsidR="007C1722" w:rsidRPr="00B434D1">
        <w:rPr>
          <w:rFonts w:ascii="Times New Roman" w:hAnsi="Times New Roman" w:cs="Times New Roman"/>
        </w:rPr>
        <w:t>(5), p. 11-11.</w:t>
      </w:r>
      <w:r w:rsidR="00B434D1">
        <w:rPr>
          <w:rFonts w:ascii="Times New Roman" w:hAnsi="Times New Roman" w:cs="Times New Roman"/>
        </w:rPr>
        <w:t xml:space="preserve"> </w:t>
      </w:r>
      <w:r w:rsidR="007C1722" w:rsidRPr="00B434D1">
        <w:rPr>
          <w:rFonts w:ascii="Times New Roman" w:hAnsi="Times New Roman" w:cs="Times New Roman"/>
        </w:rPr>
        <w:t xml:space="preserve">Reprinted under </w:t>
      </w:r>
      <w:r w:rsidR="007C1722" w:rsidRPr="00B434D1">
        <w:rPr>
          <w:rFonts w:ascii="Times New Roman" w:hAnsi="Times New Roman" w:cs="Times New Roman"/>
          <w:color w:val="000000"/>
        </w:rPr>
        <w:t xml:space="preserve">a </w:t>
      </w:r>
      <w:r w:rsidR="00B434D1" w:rsidRPr="00B434D1">
        <w:rPr>
          <w:rFonts w:ascii="Times New Roman" w:eastAsiaTheme="minorEastAsia" w:hAnsi="Times New Roman" w:cs="Times New Roman"/>
        </w:rPr>
        <w:t>Creative Commons Attribution-</w:t>
      </w:r>
      <w:proofErr w:type="spellStart"/>
      <w:r w:rsidR="00B434D1" w:rsidRPr="00B434D1">
        <w:rPr>
          <w:rFonts w:ascii="Times New Roman" w:eastAsiaTheme="minorEastAsia" w:hAnsi="Times New Roman" w:cs="Times New Roman"/>
        </w:rPr>
        <w:t>NonCommercial</w:t>
      </w:r>
      <w:proofErr w:type="spellEnd"/>
      <w:r w:rsidR="00B434D1" w:rsidRPr="00B434D1">
        <w:rPr>
          <w:rFonts w:ascii="Times New Roman" w:eastAsiaTheme="minorEastAsia" w:hAnsi="Times New Roman" w:cs="Times New Roman"/>
        </w:rPr>
        <w:t>-</w:t>
      </w:r>
      <w:proofErr w:type="spellStart"/>
      <w:r w:rsidR="00B434D1" w:rsidRPr="00B434D1">
        <w:rPr>
          <w:rFonts w:ascii="Times New Roman" w:eastAsiaTheme="minorEastAsia" w:hAnsi="Times New Roman" w:cs="Times New Roman"/>
        </w:rPr>
        <w:t>NoDerivatives</w:t>
      </w:r>
      <w:proofErr w:type="spellEnd"/>
      <w:r w:rsidR="00B434D1" w:rsidRPr="00B434D1">
        <w:rPr>
          <w:rFonts w:ascii="Times New Roman" w:eastAsiaTheme="minorEastAsia" w:hAnsi="Times New Roman" w:cs="Times New Roman"/>
        </w:rPr>
        <w:t xml:space="preserve"> 4.0 International License.</w:t>
      </w:r>
    </w:p>
    <w:p w14:paraId="6C885622" w14:textId="77777777" w:rsidR="006C193F" w:rsidRPr="006C193F" w:rsidRDefault="006C193F" w:rsidP="006C193F">
      <w:pPr>
        <w:spacing w:after="120" w:line="480" w:lineRule="auto"/>
        <w:rPr>
          <w:rFonts w:ascii="Times New Roman" w:eastAsiaTheme="majorEastAsia" w:hAnsi="Times New Roman" w:cs="Times New Roman"/>
        </w:rPr>
      </w:pPr>
    </w:p>
    <w:p w14:paraId="374D2775" w14:textId="0A72ADF5" w:rsidR="006C0396" w:rsidRDefault="006C0396" w:rsidP="006C193F">
      <w:pPr>
        <w:spacing w:after="120" w:line="480" w:lineRule="auto"/>
        <w:rPr>
          <w:rFonts w:ascii="Times New Roman" w:eastAsiaTheme="majorHAnsi" w:hAnsi="Times New Roman" w:cs="Times New Roman"/>
        </w:rPr>
      </w:pPr>
      <w:r>
        <w:rPr>
          <w:rFonts w:ascii="Times New Roman" w:eastAsiaTheme="majorEastAsia" w:hAnsi="Times New Roman" w:cs="Times New Roman"/>
        </w:rPr>
        <w:tab/>
        <w:t>T</w:t>
      </w:r>
      <w:r>
        <w:rPr>
          <w:rFonts w:ascii="Times New Roman" w:eastAsiaTheme="majorHAnsi" w:hAnsi="Times New Roman" w:cs="Times New Roman"/>
        </w:rPr>
        <w:t xml:space="preserve">he representation </w:t>
      </w:r>
      <w:r w:rsidR="00D320A8">
        <w:rPr>
          <w:rFonts w:ascii="Times New Roman" w:eastAsiaTheme="majorHAnsi" w:hAnsi="Times New Roman" w:cs="Times New Roman"/>
        </w:rPr>
        <w:t xml:space="preserve">of a </w:t>
      </w:r>
      <w:r>
        <w:rPr>
          <w:rFonts w:ascii="Times New Roman" w:eastAsiaTheme="majorHAnsi" w:hAnsi="Times New Roman" w:cs="Times New Roman"/>
        </w:rPr>
        <w:t xml:space="preserve">memory content is modeled by a von Mises distribution, a Gaussian distribution on the circle, since memory </w:t>
      </w:r>
      <w:r>
        <w:rPr>
          <w:rFonts w:ascii="Times New Roman" w:eastAsiaTheme="majorHAnsi" w:hAnsi="Times New Roman" w:cs="Times New Roman" w:hint="eastAsia"/>
        </w:rPr>
        <w:t>conten</w:t>
      </w:r>
      <w:r>
        <w:rPr>
          <w:rFonts w:ascii="Times New Roman" w:eastAsiaTheme="majorHAnsi" w:hAnsi="Times New Roman" w:cs="Times New Roman"/>
        </w:rPr>
        <w:t xml:space="preserve">ts involved in the </w:t>
      </w:r>
      <w:r w:rsidR="00376673">
        <w:rPr>
          <w:rFonts w:ascii="Times New Roman" w:eastAsiaTheme="majorHAnsi" w:hAnsi="Times New Roman" w:cs="Times New Roman"/>
        </w:rPr>
        <w:t>original</w:t>
      </w:r>
      <w:r>
        <w:rPr>
          <w:rFonts w:ascii="Times New Roman" w:eastAsiaTheme="majorHAnsi" w:hAnsi="Times New Roman" w:cs="Times New Roman"/>
        </w:rPr>
        <w:t xml:space="preserve"> study are circular. The density function of the von Mises is</w:t>
      </w:r>
    </w:p>
    <w:p w14:paraId="72D5F0D8" w14:textId="148592A5" w:rsidR="00BD4E05" w:rsidRPr="00BD4E05" w:rsidRDefault="003B17D6" w:rsidP="006C0396">
      <w:pPr>
        <w:autoSpaceDE w:val="0"/>
        <w:autoSpaceDN w:val="0"/>
        <w:adjustRightInd w:val="0"/>
        <w:spacing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t</m:t>
                      </m:r>
                    </m:sub>
                  </m:sSub>
                  <m:r>
                    <w:rPr>
                      <w:rFonts w:ascii="Cambria Math" w:eastAsiaTheme="majorHAnsi" w:hAnsi="Cambria Math" w:cs="Times New Roman"/>
                    </w:rPr>
                    <m:t>,κ</m:t>
                  </m:r>
                </m:e>
              </m:d>
              <m:r>
                <w:rPr>
                  <w:rFonts w:ascii="Cambria Math" w:eastAsiaTheme="majorHAnsi" w:hAnsi="Cambria Math" w:cs="Times New Roman"/>
                </w:rPr>
                <m:t>=</m:t>
              </m:r>
              <m:f>
                <m:fPr>
                  <m:ctrlPr>
                    <w:rPr>
                      <w:rFonts w:ascii="Cambria Math" w:eastAsiaTheme="majorHAnsi" w:hAnsi="Cambria Math" w:cs="Times New Roman"/>
                      <w:i/>
                    </w:rPr>
                  </m:ctrlPr>
                </m:fPr>
                <m:num>
                  <m:func>
                    <m:funcPr>
                      <m:ctrlPr>
                        <w:rPr>
                          <w:rFonts w:ascii="Cambria Math" w:eastAsiaTheme="majorHAnsi" w:hAnsi="Cambria Math" w:cs="Times New Roman"/>
                          <w:i/>
                        </w:rPr>
                      </m:ctrlPr>
                    </m:funcPr>
                    <m:fName>
                      <m:r>
                        <m:rPr>
                          <m:sty m:val="p"/>
                        </m:rPr>
                        <w:rPr>
                          <w:rFonts w:ascii="Cambria Math" w:eastAsiaTheme="majorHAnsi" w:hAnsi="Cambria Math" w:cs="Times New Roman"/>
                        </w:rPr>
                        <m:t>exp</m:t>
                      </m:r>
                    </m:fName>
                    <m:e>
                      <m:d>
                        <m:dPr>
                          <m:ctrlPr>
                            <w:rPr>
                              <w:rFonts w:ascii="Cambria Math" w:eastAsiaTheme="majorHAnsi" w:hAnsi="Cambria Math" w:cs="Times New Roman"/>
                              <w:i/>
                            </w:rPr>
                          </m:ctrlPr>
                        </m:dPr>
                        <m:e>
                          <m:r>
                            <w:rPr>
                              <w:rFonts w:ascii="Cambria Math" w:eastAsiaTheme="majorHAnsi" w:hAnsi="Cambria Math" w:cs="Times New Roman"/>
                            </w:rPr>
                            <m:t>κ⋅cos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t</m:t>
                                  </m:r>
                                </m:sub>
                              </m:sSub>
                            </m:e>
                          </m:d>
                        </m:e>
                      </m:d>
                    </m:e>
                  </m:func>
                </m:num>
                <m:den>
                  <m:r>
                    <w:rPr>
                      <w:rFonts w:ascii="Cambria Math" w:eastAsiaTheme="majorHAnsi" w:hAnsi="Cambria Math" w:cs="Times New Roman"/>
                    </w:rPr>
                    <m:t>2π</m:t>
                  </m:r>
                  <m:sSub>
                    <m:sSubPr>
                      <m:ctrlPr>
                        <w:rPr>
                          <w:rFonts w:ascii="Cambria Math" w:eastAsiaTheme="majorHAnsi" w:hAnsi="Cambria Math" w:cs="Times New Roman"/>
                          <w:i/>
                        </w:rPr>
                      </m:ctrlPr>
                    </m:sSubPr>
                    <m:e>
                      <m:r>
                        <w:rPr>
                          <w:rFonts w:ascii="Cambria Math" w:eastAsiaTheme="majorHAnsi" w:hAnsi="Cambria Math" w:cs="Times New Roman"/>
                        </w:rPr>
                        <m:t>I</m:t>
                      </m:r>
                    </m:e>
                    <m:sub>
                      <m:r>
                        <w:rPr>
                          <w:rFonts w:ascii="Cambria Math" w:eastAsiaTheme="majorHAnsi" w:hAnsi="Cambria Math" w:cs="Times New Roman"/>
                        </w:rPr>
                        <m:t>0</m:t>
                      </m:r>
                    </m:sub>
                  </m:sSub>
                  <m:d>
                    <m:dPr>
                      <m:ctrlPr>
                        <w:rPr>
                          <w:rFonts w:ascii="Cambria Math" w:eastAsiaTheme="majorHAnsi" w:hAnsi="Cambria Math" w:cs="Times New Roman"/>
                          <w:i/>
                        </w:rPr>
                      </m:ctrlPr>
                    </m:dPr>
                    <m:e>
                      <m:r>
                        <w:rPr>
                          <w:rFonts w:ascii="Cambria Math" w:eastAsiaTheme="majorHAnsi" w:hAnsi="Cambria Math" w:cs="Times New Roman"/>
                        </w:rPr>
                        <m:t>κ</m:t>
                      </m:r>
                    </m:e>
                  </m:d>
                </m:den>
              </m:f>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2B1D6327" w14:textId="77777777" w:rsidR="006C0396" w:rsidRDefault="006C0396" w:rsidP="006C0396">
      <w:pPr>
        <w:autoSpaceDE w:val="0"/>
        <w:autoSpaceDN w:val="0"/>
        <w:adjustRightInd w:val="0"/>
        <w:spacing w:line="480" w:lineRule="auto"/>
        <w:rPr>
          <w:rFonts w:ascii="Times New Roman" w:eastAsiaTheme="majorEastAsia" w:hAnsi="Times New Roman" w:cs="Times New Roman"/>
        </w:rPr>
      </w:pPr>
      <w:r>
        <w:rPr>
          <w:rFonts w:ascii="Times New Roman" w:eastAsiaTheme="majorHAnsi" w:hAnsi="Times New Roman" w:cs="Times New Roman"/>
        </w:rPr>
        <w:t xml:space="preserve">where </w:t>
      </w:r>
      <m:oMath>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t</m:t>
            </m:r>
          </m:sub>
        </m:sSub>
      </m:oMath>
      <w:r>
        <w:rPr>
          <w:rFonts w:ascii="Times New Roman" w:eastAsiaTheme="majorEastAsia" w:hAnsi="Times New Roman" w:cs="Times New Roman" w:hint="eastAsia"/>
        </w:rPr>
        <w:t xml:space="preserve"> </w:t>
      </w:r>
      <w:r>
        <w:rPr>
          <w:rFonts w:ascii="Times New Roman" w:eastAsiaTheme="majorEastAsia" w:hAnsi="Times New Roman" w:cs="Times New Roman"/>
        </w:rPr>
        <w:t xml:space="preserve">is the memory content of the target item and </w:t>
      </w:r>
      <m:oMath>
        <m:sSub>
          <m:sSubPr>
            <m:ctrlPr>
              <w:rPr>
                <w:rFonts w:ascii="Cambria Math" w:eastAsiaTheme="majorEastAsia" w:hAnsi="Cambria Math" w:cs="Times New Roman"/>
                <w:i/>
              </w:rPr>
            </m:ctrlPr>
          </m:sSubPr>
          <m:e>
            <m:r>
              <w:rPr>
                <w:rFonts w:ascii="Cambria Math" w:eastAsiaTheme="majorEastAsia" w:hAnsi="Cambria Math" w:cs="Times New Roman"/>
              </w:rPr>
              <m:t>I</m:t>
            </m:r>
          </m:e>
          <m:sub>
            <m:r>
              <w:rPr>
                <w:rFonts w:ascii="Cambria Math" w:eastAsiaTheme="majorEastAsia" w:hAnsi="Cambria Math" w:cs="Times New Roman"/>
              </w:rPr>
              <m:t>0</m:t>
            </m:r>
          </m:sub>
        </m:sSub>
      </m:oMath>
      <w:r>
        <w:rPr>
          <w:rFonts w:ascii="Times New Roman" w:eastAsiaTheme="majorEastAsia" w:hAnsi="Times New Roman" w:cs="Times New Roman" w:hint="eastAsia"/>
        </w:rPr>
        <w:t xml:space="preserve"> </w:t>
      </w:r>
      <w:r>
        <w:rPr>
          <w:rFonts w:ascii="Times New Roman" w:eastAsiaTheme="majorEastAsia" w:hAnsi="Times New Roman" w:cs="Times New Roman"/>
        </w:rPr>
        <w:t xml:space="preserve">is the order 0 modified Bessel </w:t>
      </w:r>
      <w:proofErr w:type="gramStart"/>
      <w:r>
        <w:rPr>
          <w:rFonts w:ascii="Times New Roman" w:eastAsiaTheme="majorEastAsia" w:hAnsi="Times New Roman" w:cs="Times New Roman"/>
        </w:rPr>
        <w:t>function.</w:t>
      </w:r>
      <w:proofErr w:type="gramEnd"/>
      <w:r>
        <w:rPr>
          <w:rFonts w:ascii="Times New Roman" w:eastAsiaTheme="majorEastAsia" w:hAnsi="Times New Roman" w:cs="Times New Roman"/>
        </w:rPr>
        <w:t xml:space="preserve"> </w:t>
      </w:r>
      <m:oMath>
        <m:r>
          <w:rPr>
            <w:rFonts w:ascii="Cambria Math" w:eastAsiaTheme="majorEastAsia" w:hAnsi="Cambria Math" w:cs="Times New Roman"/>
          </w:rPr>
          <m:t>κ</m:t>
        </m:r>
      </m:oMath>
      <w:r>
        <w:rPr>
          <w:rFonts w:ascii="Times New Roman" w:eastAsiaTheme="majorEastAsia" w:hAnsi="Times New Roman" w:cs="Times New Roman" w:hint="eastAsia"/>
        </w:rPr>
        <w:t xml:space="preserve"> </w:t>
      </w:r>
      <w:r>
        <w:rPr>
          <w:rFonts w:ascii="Times New Roman" w:eastAsiaTheme="majorEastAsia" w:hAnsi="Times New Roman" w:cs="Times New Roman"/>
        </w:rPr>
        <w:t xml:space="preserve">controls the precision of the representation. </w:t>
      </w:r>
    </w:p>
    <w:p w14:paraId="38F08D79" w14:textId="1B5F2A00" w:rsidR="00337E44" w:rsidRPr="00D320A8" w:rsidRDefault="006C0396" w:rsidP="00D320A8">
      <w:pPr>
        <w:autoSpaceDE w:val="0"/>
        <w:autoSpaceDN w:val="0"/>
        <w:adjustRightInd w:val="0"/>
        <w:spacing w:line="480" w:lineRule="auto"/>
        <w:rPr>
          <w:rFonts w:ascii="Times New Roman" w:eastAsiaTheme="majorHAnsi" w:hAnsi="Times New Roman" w:cs="Times New Roman"/>
        </w:rPr>
      </w:pPr>
      <w:r>
        <w:rPr>
          <w:rFonts w:ascii="Times New Roman" w:eastAsiaTheme="majorEastAsia" w:hAnsi="Times New Roman" w:cs="Times New Roman"/>
        </w:rPr>
        <w:tab/>
      </w:r>
      <w:r w:rsidR="004B323E">
        <w:rPr>
          <w:rFonts w:ascii="Times New Roman" w:eastAsiaTheme="majorHAnsi" w:hAnsi="Times New Roman" w:cs="Times New Roman"/>
        </w:rPr>
        <w:t xml:space="preserve">The </w:t>
      </w:r>
      <w:r w:rsidR="00D320A8">
        <w:rPr>
          <w:rFonts w:ascii="Times New Roman" w:eastAsiaTheme="majorHAnsi" w:hAnsi="Times New Roman" w:cs="Times New Roman"/>
        </w:rPr>
        <w:t xml:space="preserve">representation of a </w:t>
      </w:r>
      <w:r w:rsidR="00543909">
        <w:rPr>
          <w:rFonts w:ascii="Times New Roman" w:eastAsiaTheme="majorHAnsi" w:hAnsi="Times New Roman" w:cs="Times New Roman"/>
        </w:rPr>
        <w:t>cue</w:t>
      </w:r>
      <w:r w:rsidR="00D320A8">
        <w:rPr>
          <w:rFonts w:ascii="Times New Roman" w:eastAsiaTheme="majorHAnsi" w:hAnsi="Times New Roman" w:cs="Times New Roman"/>
        </w:rPr>
        <w:t xml:space="preserve"> and the </w:t>
      </w:r>
      <w:r w:rsidR="004B323E">
        <w:rPr>
          <w:rFonts w:ascii="Times New Roman" w:eastAsiaTheme="majorHAnsi" w:hAnsi="Times New Roman" w:cs="Times New Roman"/>
        </w:rPr>
        <w:t xml:space="preserve">binding space </w:t>
      </w:r>
      <w:r w:rsidR="00D320A8">
        <w:rPr>
          <w:rFonts w:ascii="Times New Roman" w:eastAsiaTheme="majorHAnsi" w:hAnsi="Times New Roman" w:cs="Times New Roman"/>
        </w:rPr>
        <w:t>are</w:t>
      </w:r>
      <w:r w:rsidR="004B323E">
        <w:rPr>
          <w:rFonts w:ascii="Times New Roman" w:eastAsiaTheme="majorHAnsi" w:hAnsi="Times New Roman" w:cs="Times New Roman"/>
        </w:rPr>
        <w:t xml:space="preserve"> not explicitly modeled in the IM.</w:t>
      </w:r>
      <w:r w:rsidR="00A305EA">
        <w:rPr>
          <w:rFonts w:ascii="Times New Roman" w:eastAsiaTheme="majorHAnsi" w:hAnsi="Times New Roman" w:cs="Times New Roman"/>
        </w:rPr>
        <w:t xml:space="preserve"> </w:t>
      </w:r>
      <w:r w:rsidR="008C74FD">
        <w:rPr>
          <w:rFonts w:ascii="Times New Roman" w:eastAsiaTheme="majorHAnsi" w:hAnsi="Times New Roman" w:cs="Times New Roman"/>
        </w:rPr>
        <w:t xml:space="preserve">The activation of cue-based retrieval is </w:t>
      </w:r>
      <w:r w:rsidR="006C34B8">
        <w:rPr>
          <w:rFonts w:ascii="Times New Roman" w:eastAsiaTheme="majorHAnsi" w:hAnsi="Times New Roman" w:cs="Times New Roman"/>
        </w:rPr>
        <w:t>created by weighted sums of each memory content’s representation at retrieval (see next section).</w:t>
      </w:r>
    </w:p>
    <w:p w14:paraId="4753E6F6" w14:textId="3D74BAAA" w:rsidR="00506125" w:rsidRPr="005614D0" w:rsidRDefault="00456395" w:rsidP="00217106">
      <w:pPr>
        <w:pStyle w:val="3"/>
        <w:rPr>
          <w:rFonts w:ascii="Times New Roman" w:hAnsi="Times New Roman" w:cs="Times New Roman"/>
          <w:sz w:val="24"/>
          <w:szCs w:val="24"/>
        </w:rPr>
      </w:pPr>
      <w:r w:rsidRPr="005614D0">
        <w:rPr>
          <w:rFonts w:ascii="Times New Roman" w:hAnsi="Times New Roman" w:cs="Times New Roman"/>
          <w:i/>
          <w:iCs/>
          <w:sz w:val="24"/>
          <w:szCs w:val="24"/>
        </w:rPr>
        <w:t>Activations</w:t>
      </w:r>
    </w:p>
    <w:p w14:paraId="4D49EE95" w14:textId="0F1BF77C" w:rsidR="006D3CDF" w:rsidRPr="00A165E3" w:rsidRDefault="00376673" w:rsidP="00A165E3">
      <w:pPr>
        <w:spacing w:line="480" w:lineRule="auto"/>
        <w:rPr>
          <w:rFonts w:ascii="Times New Roman" w:eastAsiaTheme="majorHAnsi" w:hAnsi="Times New Roman" w:cs="Times New Roman"/>
        </w:rPr>
      </w:pPr>
      <w:r>
        <w:rPr>
          <w:rFonts w:ascii="Times New Roman" w:hAnsi="Times New Roman" w:cs="Times New Roman"/>
        </w:rPr>
        <w:tab/>
      </w:r>
      <w:r w:rsidR="00217106" w:rsidRPr="00074D02">
        <w:rPr>
          <w:rFonts w:ascii="Times New Roman" w:hAnsi="Times New Roman" w:cs="Times New Roman"/>
        </w:rPr>
        <w:t xml:space="preserve">The IM assumes that the </w:t>
      </w:r>
      <w:r w:rsidR="00B91199" w:rsidRPr="00074D02">
        <w:rPr>
          <w:rFonts w:ascii="Times New Roman" w:hAnsi="Times New Roman" w:cs="Times New Roman"/>
        </w:rPr>
        <w:t xml:space="preserve">probability </w:t>
      </w:r>
      <w:r w:rsidR="00217106" w:rsidRPr="00074D02">
        <w:rPr>
          <w:rFonts w:ascii="Times New Roman" w:hAnsi="Times New Roman" w:cs="Times New Roman"/>
        </w:rPr>
        <w:t xml:space="preserve">of </w:t>
      </w:r>
      <w:r w:rsidR="00B91199" w:rsidRPr="00074D02">
        <w:rPr>
          <w:rFonts w:ascii="Times New Roman" w:hAnsi="Times New Roman" w:cs="Times New Roman"/>
        </w:rPr>
        <w:t xml:space="preserve">a candidate </w:t>
      </w:r>
      <w:r w:rsidR="00217106" w:rsidRPr="00074D02">
        <w:rPr>
          <w:rFonts w:ascii="Times New Roman" w:hAnsi="Times New Roman" w:cs="Times New Roman"/>
        </w:rPr>
        <w:t xml:space="preserve">response </w:t>
      </w:r>
      <w:r w:rsidR="00B91199" w:rsidRPr="00074D02">
        <w:rPr>
          <w:rFonts w:ascii="Times New Roman" w:hAnsi="Times New Roman" w:cs="Times New Roman"/>
        </w:rPr>
        <w:t xml:space="preserve">being chosen </w:t>
      </w:r>
      <w:r w:rsidR="00217106" w:rsidRPr="00074D02">
        <w:rPr>
          <w:rFonts w:ascii="Times New Roman" w:hAnsi="Times New Roman" w:cs="Times New Roman"/>
        </w:rPr>
        <w:t xml:space="preserve">depends on </w:t>
      </w:r>
      <w:r w:rsidR="00074D02">
        <w:rPr>
          <w:rFonts w:ascii="Times New Roman" w:hAnsi="Times New Roman" w:cs="Times New Roman"/>
        </w:rPr>
        <w:t>its</w:t>
      </w:r>
      <w:r w:rsidR="00217106" w:rsidRPr="00074D02">
        <w:rPr>
          <w:rFonts w:ascii="Times New Roman" w:hAnsi="Times New Roman" w:cs="Times New Roman"/>
        </w:rPr>
        <w:t xml:space="preserve"> activation </w:t>
      </w:r>
      <w:r w:rsidR="00074D02" w:rsidRPr="00074D02">
        <w:rPr>
          <w:rFonts w:ascii="Times New Roman" w:hAnsi="Times New Roman" w:cs="Times New Roman"/>
        </w:rPr>
        <w:t>at retrieval</w:t>
      </w:r>
      <w:r w:rsidR="00217106" w:rsidRPr="00074D02">
        <w:rPr>
          <w:rFonts w:ascii="Times New Roman" w:hAnsi="Times New Roman" w:cs="Times New Roman"/>
        </w:rPr>
        <w:t>.</w:t>
      </w:r>
      <w:r w:rsidR="00506125" w:rsidRPr="00A165E3">
        <w:rPr>
          <w:rFonts w:ascii="Times New Roman" w:hAnsi="Times New Roman" w:cs="Times New Roman"/>
        </w:rPr>
        <w:t xml:space="preserve"> </w:t>
      </w:r>
      <w:r w:rsidR="00927575" w:rsidRPr="00A165E3">
        <w:rPr>
          <w:rFonts w:ascii="Times New Roman" w:eastAsiaTheme="majorHAnsi" w:hAnsi="Times New Roman" w:cs="Times New Roman"/>
        </w:rPr>
        <w:t xml:space="preserve">Given the cue </w:t>
      </w:r>
      <m:oMath>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oMath>
      <w:r w:rsidR="00927575" w:rsidRPr="00A165E3">
        <w:rPr>
          <w:rFonts w:ascii="Times New Roman" w:eastAsiaTheme="majorEastAsia" w:hAnsi="Times New Roman" w:cs="Times New Roman"/>
        </w:rPr>
        <w:t xml:space="preserve"> of the target item,</w:t>
      </w:r>
      <w:r w:rsidR="00927575" w:rsidRPr="00A165E3">
        <w:rPr>
          <w:rFonts w:ascii="Times New Roman" w:hAnsi="Times New Roman" w:cs="Times New Roman"/>
        </w:rPr>
        <w:t xml:space="preserve"> t</w:t>
      </w:r>
      <w:r w:rsidR="006D3CDF" w:rsidRPr="00A165E3">
        <w:rPr>
          <w:rFonts w:ascii="Times New Roman" w:eastAsiaTheme="majorHAnsi" w:hAnsi="Times New Roman" w:cs="Times New Roman"/>
          <w:lang w:eastAsia="en-US"/>
        </w:rPr>
        <w:t>he activation distribution over response candidates generated at retrieval is a weighted sum of three components</w:t>
      </w:r>
      <w:r w:rsidR="00927575" w:rsidRPr="00A165E3">
        <w:rPr>
          <w:rFonts w:ascii="Times New Roman" w:eastAsiaTheme="majorHAnsi" w:hAnsi="Times New Roman" w:cs="Times New Roman"/>
          <w:lang w:eastAsia="en-US"/>
        </w:rPr>
        <w:t xml:space="preserve"> (Equation </w:t>
      </w:r>
      <w:r w:rsidR="00BD4E05">
        <w:rPr>
          <w:rFonts w:ascii="Times New Roman" w:eastAsiaTheme="majorHAnsi" w:hAnsi="Times New Roman" w:cs="Times New Roman"/>
          <w:lang w:eastAsia="en-US"/>
        </w:rPr>
        <w:t>16</w:t>
      </w:r>
      <w:r w:rsidR="00927575" w:rsidRPr="00A165E3">
        <w:rPr>
          <w:rFonts w:ascii="Times New Roman" w:eastAsiaTheme="majorHAnsi" w:hAnsi="Times New Roman" w:cs="Times New Roman"/>
          <w:lang w:eastAsia="en-US"/>
        </w:rPr>
        <w:t>)</w:t>
      </w:r>
    </w:p>
    <w:p w14:paraId="3BDC6DDB" w14:textId="126F303F" w:rsidR="00BD4E05" w:rsidRPr="00BD4E05" w:rsidRDefault="003B17D6" w:rsidP="00CD4232">
      <w:pPr>
        <w:spacing w:after="120" w:line="480" w:lineRule="auto"/>
        <w:rPr>
          <w:rFonts w:ascii="Times New Roman" w:eastAsiaTheme="majorEastAsia" w:hAnsi="Times New Roman" w:cs="Times New Roman"/>
          <w:lang w:eastAsia="en-US"/>
        </w:rPr>
      </w:pPr>
      <m:oMathPara>
        <m:oMath>
          <m:eqArr>
            <m:eqArrPr>
              <m:maxDist m:val="1"/>
              <m:ctrlPr>
                <w:rPr>
                  <w:rFonts w:ascii="Cambria Math" w:hAnsi="Cambria Math" w:cs="Times New Roman"/>
                  <w:i/>
                </w:rPr>
              </m:ctrlPr>
            </m:eqArrPr>
            <m:e>
              <m:r>
                <w:rPr>
                  <w:rFonts w:ascii="Cambria Math" w:eastAsiaTheme="majorHAnsi" w:hAnsi="Cambria Math" w:cs="Times New Roman"/>
                  <w:lang w:eastAsia="en-US"/>
                </w:rPr>
                <m:t>A</m:t>
              </m:r>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=c</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c</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+a</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a</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+b</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b</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lang w:eastAsia="en-US"/>
                </w:rPr>
              </m:ctrlPr>
            </m:e>
          </m:eqArr>
        </m:oMath>
      </m:oMathPara>
    </w:p>
    <w:p w14:paraId="7816ED13" w14:textId="28AD81E6" w:rsidR="00927575" w:rsidRPr="003F7C7F" w:rsidRDefault="00B97989" w:rsidP="00927575">
      <w:pPr>
        <w:spacing w:after="120" w:line="480" w:lineRule="auto"/>
        <w:rPr>
          <w:rFonts w:ascii="Times-Roman" w:hAnsi="Times-Roman" w:cs="Times-Roman"/>
          <w:sz w:val="18"/>
          <w:szCs w:val="18"/>
        </w:rPr>
      </w:pPr>
      <w:r w:rsidRPr="00975C28">
        <w:rPr>
          <w:rFonts w:ascii="Times New Roman" w:eastAsiaTheme="majorHAnsi" w:hAnsi="Times New Roman" w:cs="Times New Roman"/>
        </w:rPr>
        <w:tab/>
      </w:r>
      <w:r w:rsidR="00927575" w:rsidRPr="00975C28">
        <w:rPr>
          <w:rFonts w:ascii="Times New Roman" w:eastAsiaTheme="majorHAnsi" w:hAnsi="Times New Roman" w:cs="Times New Roman"/>
        </w:rPr>
        <w:t xml:space="preserve">The </w:t>
      </w:r>
      <w:r w:rsidR="006D3CDF" w:rsidRPr="00975C28">
        <w:rPr>
          <w:rFonts w:ascii="Times New Roman" w:eastAsiaTheme="majorHAnsi" w:hAnsi="Times New Roman" w:cs="Times New Roman"/>
        </w:rPr>
        <w:t xml:space="preserve">first </w:t>
      </w:r>
      <w:r w:rsidR="00CA5716">
        <w:rPr>
          <w:rFonts w:ascii="Times New Roman" w:eastAsiaTheme="majorHAnsi" w:hAnsi="Times New Roman" w:cs="Times New Roman" w:hint="eastAsia"/>
        </w:rPr>
        <w:t>compo</w:t>
      </w:r>
      <w:r w:rsidR="00CA5716" w:rsidRPr="00A165E3">
        <w:rPr>
          <w:rFonts w:ascii="Times New Roman" w:eastAsiaTheme="majorHAnsi" w:hAnsi="Times New Roman" w:cs="Times New Roman" w:hint="eastAsia"/>
        </w:rPr>
        <w:t>nent</w:t>
      </w:r>
      <w:r w:rsidR="00CE4313">
        <w:rPr>
          <w:rFonts w:ascii="Times New Roman" w:eastAsiaTheme="majorHAnsi" w:hAnsi="Times New Roman" w:cs="Times New Roman"/>
        </w:rPr>
        <w:t xml:space="preserve"> i</w:t>
      </w:r>
      <w:r w:rsidR="00CE4313" w:rsidRPr="00CE4313">
        <w:rPr>
          <w:rFonts w:ascii="Times New Roman" w:eastAsiaTheme="majorHAnsi" w:hAnsi="Times New Roman" w:cs="Times New Roman"/>
        </w:rPr>
        <w:t xml:space="preserve">s </w:t>
      </w:r>
      <w:r w:rsidR="008B289B" w:rsidRPr="00CE4313">
        <w:rPr>
          <w:rFonts w:ascii="Times-Roman" w:hAnsi="Times-Roman" w:cs="Times-Roman"/>
        </w:rPr>
        <w:t xml:space="preserve">the </w:t>
      </w:r>
      <w:r w:rsidR="006C34B8" w:rsidRPr="00CE4313">
        <w:rPr>
          <w:rFonts w:ascii="Times-Roman" w:hAnsi="Times-Roman" w:cs="Times-Roman"/>
        </w:rPr>
        <w:t xml:space="preserve">cue-based </w:t>
      </w:r>
      <w:r w:rsidR="008B289B" w:rsidRPr="00CE4313">
        <w:rPr>
          <w:rFonts w:ascii="Times-Roman" w:hAnsi="Times-Roman" w:cs="Times-Roman"/>
        </w:rPr>
        <w:t>activation</w:t>
      </w:r>
      <w:r w:rsidR="00927575" w:rsidRPr="00CE4313">
        <w:rPr>
          <w:rFonts w:ascii="Times New Roman" w:eastAsiaTheme="majorHAnsi" w:hAnsi="Times New Roman" w:cs="Times New Roman"/>
        </w:rPr>
        <w:t>.</w:t>
      </w:r>
      <w:r w:rsidR="006D3CDF" w:rsidRPr="00A165E3">
        <w:rPr>
          <w:rFonts w:ascii="Times New Roman" w:eastAsiaTheme="majorHAnsi" w:hAnsi="Times New Roman" w:cs="Times New Roman"/>
        </w:rPr>
        <w:t xml:space="preserve"> </w:t>
      </w:r>
      <w:r w:rsidR="006E71CB">
        <w:rPr>
          <w:rFonts w:ascii="Times New Roman" w:hAnsi="Times New Roman" w:cs="Times New Roman"/>
        </w:rPr>
        <w:t>It</w:t>
      </w:r>
      <w:r w:rsidR="00A165E3" w:rsidRPr="00A165E3">
        <w:rPr>
          <w:rFonts w:ascii="Times New Roman" w:hAnsi="Times New Roman" w:cs="Times New Roman"/>
        </w:rPr>
        <w:t xml:space="preserve"> </w:t>
      </w:r>
      <w:r w:rsidR="003B5CFD">
        <w:rPr>
          <w:rFonts w:ascii="Times New Roman" w:hAnsi="Times New Roman" w:cs="Times New Roman"/>
        </w:rPr>
        <w:t xml:space="preserve">is the weighted sum of the </w:t>
      </w:r>
      <w:r w:rsidR="00A165E3" w:rsidRPr="00A165E3">
        <w:rPr>
          <w:rFonts w:ascii="Times New Roman" w:hAnsi="Times New Roman" w:cs="Times New Roman"/>
        </w:rPr>
        <w:t>representation</w:t>
      </w:r>
      <w:r w:rsidR="003B5CFD">
        <w:rPr>
          <w:rFonts w:ascii="Times New Roman" w:hAnsi="Times New Roman" w:cs="Times New Roman"/>
        </w:rPr>
        <w:t>s</w:t>
      </w:r>
      <w:r w:rsidR="00A165E3" w:rsidRPr="00A165E3">
        <w:rPr>
          <w:rFonts w:ascii="Times New Roman" w:hAnsi="Times New Roman" w:cs="Times New Roman"/>
        </w:rPr>
        <w:t xml:space="preserve"> of </w:t>
      </w:r>
      <w:r w:rsidR="003B5CFD">
        <w:rPr>
          <w:rFonts w:ascii="Times New Roman" w:hAnsi="Times New Roman" w:cs="Times New Roman"/>
        </w:rPr>
        <w:t xml:space="preserve">these </w:t>
      </w:r>
      <w:r w:rsidR="003B5CFD" w:rsidRPr="00A165E3">
        <w:rPr>
          <w:rFonts w:ascii="Times New Roman" w:hAnsi="Times New Roman" w:cs="Times New Roman"/>
        </w:rPr>
        <w:t>reactivated</w:t>
      </w:r>
      <w:r w:rsidR="00A165E3" w:rsidRPr="00A165E3">
        <w:rPr>
          <w:rFonts w:ascii="Times New Roman" w:hAnsi="Times New Roman" w:cs="Times New Roman"/>
        </w:rPr>
        <w:t xml:space="preserve"> item</w:t>
      </w:r>
      <w:r w:rsidR="003B5CFD">
        <w:rPr>
          <w:rFonts w:ascii="Times New Roman" w:hAnsi="Times New Roman" w:cs="Times New Roman"/>
        </w:rPr>
        <w:t xml:space="preserve">s, where the weight exponentially decreases </w:t>
      </w:r>
      <w:r w:rsidR="003B5CFD">
        <w:rPr>
          <w:rFonts w:ascii="Times New Roman" w:hAnsi="Times New Roman" w:cs="Times New Roman"/>
        </w:rPr>
        <w:lastRenderedPageBreak/>
        <w:t>with the distance</w:t>
      </w:r>
      <w:r w:rsidR="00C22DBD" w:rsidRPr="00975C28">
        <w:rPr>
          <w:rFonts w:ascii="Times New Roman" w:eastAsiaTheme="majorEastAsia" w:hAnsi="Times New Roman" w:cs="Times New Roman"/>
        </w:rPr>
        <w:t xml:space="preserve"> between the </w:t>
      </w:r>
      <w:r w:rsidR="00C22DBD">
        <w:rPr>
          <w:rFonts w:ascii="Times New Roman" w:eastAsiaTheme="majorEastAsia" w:hAnsi="Times New Roman" w:cs="Times New Roman"/>
        </w:rPr>
        <w:t xml:space="preserve">cue </w:t>
      </w:r>
      <m:oMath>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oMath>
      <w:r w:rsidR="00C22DBD" w:rsidRPr="00975C28">
        <w:rPr>
          <w:rFonts w:ascii="Times New Roman" w:eastAsiaTheme="majorEastAsia" w:hAnsi="Times New Roman" w:cs="Times New Roman"/>
        </w:rPr>
        <w:t xml:space="preserve"> and item </w:t>
      </w:r>
      <m:oMath>
        <m:r>
          <w:rPr>
            <w:rFonts w:ascii="Cambria Math" w:eastAsiaTheme="majorEastAsia" w:hAnsi="Cambria Math" w:cs="Times New Roman"/>
          </w:rPr>
          <m:t>i</m:t>
        </m:r>
      </m:oMath>
      <w:r w:rsidR="00C22DBD">
        <w:rPr>
          <w:rFonts w:ascii="Times New Roman" w:eastAsiaTheme="majorEastAsia" w:hAnsi="Times New Roman" w:cs="Times New Roman"/>
        </w:rPr>
        <w:t>’s c</w:t>
      </w:r>
      <w:proofErr w:type="spellStart"/>
      <w:r w:rsidR="00543909">
        <w:rPr>
          <w:rFonts w:ascii="Times New Roman" w:eastAsiaTheme="majorEastAsia" w:hAnsi="Times New Roman" w:cs="Times New Roman"/>
        </w:rPr>
        <w:t>ue</w:t>
      </w:r>
      <w:proofErr w:type="spellEnd"/>
      <w:r w:rsidR="00C22DBD">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i</m:t>
            </m:r>
          </m:sub>
        </m:sSub>
      </m:oMath>
      <w:r w:rsidR="00C22DBD" w:rsidRPr="00975C28">
        <w:rPr>
          <w:rFonts w:ascii="Times New Roman" w:eastAsiaTheme="majorEastAsia" w:hAnsi="Times New Roman" w:cs="Times New Roman"/>
        </w:rPr>
        <w:t xml:space="preserve"> on the c</w:t>
      </w:r>
      <w:proofErr w:type="spellStart"/>
      <w:r w:rsidR="00655CA3">
        <w:rPr>
          <w:rFonts w:ascii="Times New Roman" w:eastAsiaTheme="majorEastAsia" w:hAnsi="Times New Roman" w:cs="Times New Roman"/>
        </w:rPr>
        <w:t>ue</w:t>
      </w:r>
      <w:proofErr w:type="spellEnd"/>
      <w:r w:rsidR="00655CA3">
        <w:rPr>
          <w:rFonts w:ascii="Times New Roman" w:eastAsiaTheme="majorEastAsia" w:hAnsi="Times New Roman" w:cs="Times New Roman"/>
        </w:rPr>
        <w:t xml:space="preserve"> feature</w:t>
      </w:r>
      <w:r w:rsidR="00C22DBD" w:rsidRPr="00975C28">
        <w:rPr>
          <w:rFonts w:ascii="Times New Roman" w:eastAsiaTheme="majorEastAsia" w:hAnsi="Times New Roman" w:cs="Times New Roman"/>
        </w:rPr>
        <w:t xml:space="preserve"> dimension</w:t>
      </w:r>
      <w:r w:rsidR="00C22DBD">
        <w:rPr>
          <w:rFonts w:ascii="Times New Roman" w:eastAsiaTheme="majorEastAsia" w:hAnsi="Times New Roman" w:cs="Times New Roman"/>
        </w:rPr>
        <w:t>,</w:t>
      </w:r>
      <w:r w:rsidR="00C22DBD">
        <w:rPr>
          <w:rFonts w:ascii="Times New Roman" w:hAnsi="Times New Roman" w:cs="Times New Roman"/>
        </w:rPr>
        <w:t xml:space="preserve"> </w:t>
      </w:r>
      <m:oMath>
        <m:r>
          <w:rPr>
            <w:rFonts w:ascii="Cambria Math" w:eastAsiaTheme="majorEastAsia" w:hAnsi="Cambria Math" w:cs="Times New Roman"/>
          </w:rPr>
          <m:t>D(</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r>
          <w:rPr>
            <w:rFonts w:ascii="Cambria Math" w:eastAsiaTheme="majorEastAsia" w:hAnsi="Cambria Math" w:cs="Times New Roman"/>
          </w:rPr>
          <m:t>)</m:t>
        </m:r>
      </m:oMath>
      <w:r w:rsidR="00C22DBD">
        <w:rPr>
          <w:rFonts w:ascii="Times New Roman" w:hAnsi="Times New Roman" w:cs="Times New Roman"/>
        </w:rPr>
        <w:t xml:space="preserve"> (Equation </w:t>
      </w:r>
      <w:r w:rsidR="00BD4E05">
        <w:rPr>
          <w:rFonts w:ascii="Times New Roman" w:hAnsi="Times New Roman" w:cs="Times New Roman"/>
        </w:rPr>
        <w:t>17</w:t>
      </w:r>
      <w:r w:rsidR="00C22DBD">
        <w:rPr>
          <w:rFonts w:ascii="Times New Roman" w:hAnsi="Times New Roman" w:cs="Times New Roman"/>
        </w:rPr>
        <w:t>).</w:t>
      </w:r>
    </w:p>
    <w:p w14:paraId="71E8562C" w14:textId="793ED19D" w:rsidR="00BD4E05" w:rsidRPr="00BD4E05" w:rsidRDefault="003B17D6" w:rsidP="00927575">
      <w:pPr>
        <w:spacing w:after="120" w:line="480" w:lineRule="auto"/>
        <w:rPr>
          <w:rFonts w:ascii="Times-Roman" w:hAnsi="Times-Roman" w:cs="Times-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c</m:t>
                  </m:r>
                </m:sub>
              </m:sSub>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r>
                <w:rPr>
                  <w:rFonts w:ascii="Cambria Math" w:eastAsiaTheme="majorHAnsi" w:hAnsi="Cambria Math" w:cs="Times New Roman"/>
                </w:rPr>
                <m:t>=</m:t>
              </m:r>
              <m:nary>
                <m:naryPr>
                  <m:chr m:val="∑"/>
                  <m:ctrlPr>
                    <w:rPr>
                      <w:rFonts w:ascii="Cambria Math" w:eastAsiaTheme="majorHAnsi" w:hAnsi="Cambria Math" w:cs="Times New Roman"/>
                      <w:i/>
                    </w:rPr>
                  </m:ctrlPr>
                </m:naryPr>
                <m:sub>
                  <m:r>
                    <w:rPr>
                      <w:rFonts w:ascii="Cambria Math" w:eastAsiaTheme="majorHAnsi" w:hAnsi="Cambria Math" w:cs="Times New Roman"/>
                    </w:rPr>
                    <m:t>i=1</m:t>
                  </m:r>
                </m:sub>
                <m:sup>
                  <m:r>
                    <w:rPr>
                      <w:rFonts w:ascii="Cambria Math" w:eastAsiaTheme="majorHAnsi" w:hAnsi="Cambria Math" w:cs="Times New Roman"/>
                    </w:rPr>
                    <m:t>n</m:t>
                  </m:r>
                </m:sup>
                <m:e>
                  <m:r>
                    <w:rPr>
                      <w:rFonts w:ascii="Cambria Math" w:eastAsiaTheme="majorHAnsi" w:hAnsi="Cambria Math" w:cs="Times New Roman"/>
                    </w:rPr>
                    <m:t>exp</m:t>
                  </m:r>
                  <m:d>
                    <m:dPr>
                      <m:ctrlPr>
                        <w:rPr>
                          <w:rFonts w:ascii="Cambria Math" w:eastAsiaTheme="majorHAnsi" w:hAnsi="Cambria Math" w:cs="Times New Roman"/>
                          <w:i/>
                        </w:rPr>
                      </m:ctrlPr>
                    </m:dPr>
                    <m:e>
                      <m:r>
                        <w:rPr>
                          <w:rFonts w:ascii="Cambria Math" w:eastAsiaTheme="majorHAnsi" w:hAnsi="Cambria Math" w:cs="Times New Roman"/>
                        </w:rPr>
                        <m:t>-sD</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i</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e>
                  </m:d>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i</m:t>
                          </m:r>
                        </m:sub>
                      </m:sSub>
                      <m:r>
                        <w:rPr>
                          <w:rFonts w:ascii="Cambria Math" w:eastAsiaTheme="majorHAnsi" w:hAnsi="Cambria Math" w:cs="Times New Roman"/>
                        </w:rPr>
                        <m:t>,κ</m:t>
                      </m:r>
                    </m:e>
                  </m:d>
                </m:e>
              </m:nary>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45F7C227" w14:textId="0A03EE16" w:rsidR="008B289B" w:rsidRPr="000F1955" w:rsidRDefault="00C22DBD" w:rsidP="008B289B">
      <w:pPr>
        <w:spacing w:after="120" w:line="480" w:lineRule="auto"/>
        <w:rPr>
          <w:rFonts w:ascii="Times New Roman" w:hAnsi="Times New Roman" w:cs="Times New Roman"/>
        </w:rPr>
      </w:pPr>
      <w:r w:rsidRPr="000F1955">
        <w:rPr>
          <w:rFonts w:ascii="Times New Roman" w:hAnsi="Times New Roman" w:cs="Times New Roman"/>
        </w:rPr>
        <w:t>T</w:t>
      </w:r>
      <w:r w:rsidR="00551A05" w:rsidRPr="000F1955">
        <w:rPr>
          <w:rFonts w:ascii="Times New Roman" w:hAnsi="Times New Roman" w:cs="Times New Roman"/>
        </w:rPr>
        <w:t>he spatial gradient parameter</w:t>
      </w:r>
      <w:r w:rsidR="00551A05" w:rsidRPr="000F1955">
        <w:rPr>
          <w:rFonts w:ascii="Times New Roman" w:eastAsiaTheme="majorEastAsia" w:hAnsi="Times New Roman" w:cs="Times New Roman"/>
        </w:rPr>
        <w:t xml:space="preserve"> </w:t>
      </w:r>
      <m:oMath>
        <m:r>
          <w:rPr>
            <w:rFonts w:ascii="Cambria Math" w:eastAsiaTheme="majorEastAsia" w:hAnsi="Cambria Math" w:cs="Times New Roman"/>
          </w:rPr>
          <m:t>s</m:t>
        </m:r>
      </m:oMath>
      <w:r w:rsidR="00551A05" w:rsidRPr="000F1955">
        <w:rPr>
          <w:rFonts w:ascii="Times New Roman" w:eastAsiaTheme="majorEastAsia" w:hAnsi="Times New Roman" w:cs="Times New Roman"/>
        </w:rPr>
        <w:t xml:space="preserve"> controls </w:t>
      </w:r>
      <w:r w:rsidR="000F1955" w:rsidRPr="000F1955">
        <w:rPr>
          <w:rFonts w:ascii="Times New Roman" w:eastAsiaTheme="majorEastAsia" w:hAnsi="Times New Roman" w:cs="Times New Roman"/>
        </w:rPr>
        <w:t>the speed of the decrease of the weight</w:t>
      </w:r>
      <w:r w:rsidR="00551A05" w:rsidRPr="000F1955">
        <w:rPr>
          <w:rFonts w:ascii="Times New Roman" w:eastAsiaTheme="majorEastAsia" w:hAnsi="Times New Roman" w:cs="Times New Roman"/>
        </w:rPr>
        <w:t xml:space="preserve"> </w:t>
      </w:r>
      <w:r w:rsidR="000F1955" w:rsidRPr="000F1955">
        <w:rPr>
          <w:rFonts w:ascii="Times New Roman" w:eastAsiaTheme="majorEastAsia" w:hAnsi="Times New Roman" w:cs="Times New Roman"/>
        </w:rPr>
        <w:t>according to distance.</w:t>
      </w:r>
    </w:p>
    <w:p w14:paraId="677483F4" w14:textId="5EB4D6E5" w:rsidR="002A53B4" w:rsidRDefault="009859F9" w:rsidP="00CA5716">
      <w:pPr>
        <w:autoSpaceDE w:val="0"/>
        <w:autoSpaceDN w:val="0"/>
        <w:adjustRightInd w:val="0"/>
        <w:spacing w:line="480" w:lineRule="auto"/>
        <w:rPr>
          <w:rFonts w:ascii="Times-Roman" w:hAnsi="Times-Roman" w:cs="Times-Roman"/>
          <w:sz w:val="18"/>
          <w:szCs w:val="18"/>
        </w:rPr>
      </w:pPr>
      <w:r w:rsidRPr="00975C28">
        <w:rPr>
          <w:rFonts w:ascii="Times New Roman" w:eastAsiaTheme="majorEastAsia" w:hAnsi="Times New Roman" w:cs="Times New Roman"/>
        </w:rPr>
        <w:tab/>
        <w:t xml:space="preserve">The </w:t>
      </w:r>
      <w:r w:rsidRPr="00975C28">
        <w:rPr>
          <w:rFonts w:ascii="Times New Roman" w:eastAsiaTheme="majorHAnsi" w:hAnsi="Times New Roman" w:cs="Times New Roman"/>
        </w:rPr>
        <w:t xml:space="preserve">second </w:t>
      </w:r>
      <w:r w:rsidR="00CA5716">
        <w:rPr>
          <w:rFonts w:ascii="Times New Roman" w:eastAsiaTheme="majorHAnsi" w:hAnsi="Times New Roman" w:cs="Times New Roman" w:hint="eastAsia"/>
        </w:rPr>
        <w:t>component</w:t>
      </w:r>
      <w:r w:rsidR="00CA5716">
        <w:rPr>
          <w:rFonts w:ascii="Times New Roman" w:eastAsiaTheme="majorHAnsi" w:hAnsi="Times New Roman" w:cs="Times New Roman"/>
        </w:rPr>
        <w:t xml:space="preserve"> </w:t>
      </w:r>
      <w:r w:rsidR="006E4F23">
        <w:rPr>
          <w:rFonts w:ascii="Times New Roman" w:eastAsiaTheme="majorHAnsi" w:hAnsi="Times New Roman" w:cs="Times New Roman"/>
        </w:rPr>
        <w:t xml:space="preserve">is the sum of representations </w:t>
      </w:r>
      <w:r w:rsidR="00CA5716">
        <w:rPr>
          <w:rFonts w:ascii="Times New Roman" w:eastAsiaTheme="majorHAnsi" w:hAnsi="Times New Roman" w:cs="Times New Roman"/>
        </w:rPr>
        <w:t xml:space="preserve">of all memory contents in the present memory sets (Equation </w:t>
      </w:r>
      <w:r w:rsidR="00BD4E05">
        <w:rPr>
          <w:rFonts w:ascii="Times New Roman" w:eastAsiaTheme="majorHAnsi" w:hAnsi="Times New Roman" w:cs="Times New Roman"/>
        </w:rPr>
        <w:t>18</w:t>
      </w:r>
      <w:r w:rsidR="00CA5716">
        <w:rPr>
          <w:rFonts w:ascii="Times New Roman" w:eastAsiaTheme="majorHAnsi" w:hAnsi="Times New Roman" w:cs="Times New Roman"/>
        </w:rPr>
        <w:t xml:space="preserve">), </w:t>
      </w:r>
      <w:r w:rsidRPr="00975C28">
        <w:rPr>
          <w:rFonts w:ascii="Times New Roman" w:eastAsiaTheme="majorHAnsi" w:hAnsi="Times New Roman" w:cs="Times New Roman"/>
        </w:rPr>
        <w:t>represent</w:t>
      </w:r>
      <w:r w:rsidR="00CA5716">
        <w:rPr>
          <w:rFonts w:ascii="Times New Roman" w:eastAsiaTheme="majorHAnsi" w:hAnsi="Times New Roman" w:cs="Times New Roman"/>
        </w:rPr>
        <w:t>ing</w:t>
      </w:r>
      <w:r w:rsidRPr="00975C28">
        <w:rPr>
          <w:rFonts w:ascii="Times New Roman" w:eastAsiaTheme="majorHAnsi" w:hAnsi="Times New Roman" w:cs="Times New Roman"/>
        </w:rPr>
        <w:t xml:space="preserve"> </w:t>
      </w:r>
      <w:r w:rsidR="00D27709" w:rsidRPr="003A09A9">
        <w:rPr>
          <w:rFonts w:ascii="Times New Roman" w:eastAsiaTheme="majorHAnsi" w:hAnsi="Times New Roman" w:cs="Times New Roman"/>
        </w:rPr>
        <w:t>activation</w:t>
      </w:r>
      <w:r w:rsidR="00D27709" w:rsidRPr="00975C28">
        <w:rPr>
          <w:rFonts w:ascii="Times New Roman" w:eastAsiaTheme="majorHAnsi" w:hAnsi="Times New Roman" w:cs="Times New Roman"/>
        </w:rPr>
        <w:t xml:space="preserve"> </w:t>
      </w:r>
      <w:r w:rsidR="002A53B4">
        <w:rPr>
          <w:rFonts w:ascii="Times New Roman" w:eastAsiaTheme="majorHAnsi" w:hAnsi="Times New Roman" w:cs="Times New Roman"/>
        </w:rPr>
        <w:t>from cue-independent information</w:t>
      </w:r>
      <w:r w:rsidR="00CA5716">
        <w:rPr>
          <w:rFonts w:ascii="Times New Roman" w:eastAsiaTheme="majorHAnsi" w:hAnsi="Times New Roman" w:cs="Times New Roman"/>
        </w:rPr>
        <w:t xml:space="preserve"> of memory contents.</w:t>
      </w:r>
    </w:p>
    <w:p w14:paraId="2250643F" w14:textId="012284CE" w:rsidR="00BD4E05" w:rsidRPr="00BD4E05" w:rsidRDefault="003B17D6" w:rsidP="009859F9">
      <w:pPr>
        <w:spacing w:after="120" w:line="480" w:lineRule="auto"/>
        <w:rPr>
          <w:rFonts w:ascii="Times-Roman" w:hAnsi="Times-Roman" w:cs="Times-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a</m:t>
                  </m:r>
                </m:sub>
              </m:sSub>
              <m:d>
                <m:dPr>
                  <m:ctrlPr>
                    <w:rPr>
                      <w:rFonts w:ascii="Cambria Math" w:eastAsiaTheme="majorHAnsi" w:hAnsi="Cambria Math" w:cs="Times New Roman"/>
                      <w:i/>
                    </w:rPr>
                  </m:ctrlPr>
                </m:dPr>
                <m:e>
                  <m:r>
                    <w:rPr>
                      <w:rFonts w:ascii="Cambria Math" w:eastAsiaTheme="majorHAnsi" w:hAnsi="Cambria Math" w:cs="Times New Roman"/>
                    </w:rPr>
                    <m:t>x</m:t>
                  </m:r>
                </m:e>
              </m:d>
              <m:r>
                <w:rPr>
                  <w:rFonts w:ascii="Cambria Math" w:eastAsiaTheme="majorHAnsi" w:hAnsi="Cambria Math" w:cs="Times New Roman"/>
                </w:rPr>
                <m:t>=</m:t>
              </m:r>
              <m:nary>
                <m:naryPr>
                  <m:chr m:val="∑"/>
                  <m:ctrlPr>
                    <w:rPr>
                      <w:rFonts w:ascii="Cambria Math" w:eastAsiaTheme="majorHAnsi" w:hAnsi="Cambria Math" w:cs="Times New Roman"/>
                      <w:i/>
                    </w:rPr>
                  </m:ctrlPr>
                </m:naryPr>
                <m:sub>
                  <m:r>
                    <w:rPr>
                      <w:rFonts w:ascii="Cambria Math" w:eastAsiaTheme="majorHAnsi" w:hAnsi="Cambria Math" w:cs="Times New Roman"/>
                    </w:rPr>
                    <m:t>i=1</m:t>
                  </m:r>
                </m:sub>
                <m:sup>
                  <m:r>
                    <w:rPr>
                      <w:rFonts w:ascii="Cambria Math" w:eastAsiaTheme="majorHAnsi" w:hAnsi="Cambria Math" w:cs="Times New Roman"/>
                    </w:rPr>
                    <m:t>n</m:t>
                  </m:r>
                </m:sup>
                <m:e>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i</m:t>
                          </m:r>
                        </m:sub>
                      </m:sSub>
                      <m:r>
                        <w:rPr>
                          <w:rFonts w:ascii="Cambria Math" w:eastAsiaTheme="majorHAnsi" w:hAnsi="Cambria Math" w:cs="Times New Roman"/>
                        </w:rPr>
                        <m:t>,κ</m:t>
                      </m:r>
                    </m:e>
                  </m:d>
                </m:e>
              </m:nary>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7985323D" w14:textId="09511A3E" w:rsidR="00833C70" w:rsidRPr="003A09A9" w:rsidRDefault="00517648" w:rsidP="003A09A9">
      <w:pPr>
        <w:autoSpaceDE w:val="0"/>
        <w:autoSpaceDN w:val="0"/>
        <w:adjustRightInd w:val="0"/>
        <w:spacing w:line="480" w:lineRule="auto"/>
        <w:rPr>
          <w:rFonts w:ascii="Times-Roman" w:hAnsi="Times-Roman" w:cs="Times-Roman"/>
        </w:rPr>
      </w:pPr>
      <w:r w:rsidRPr="003A09A9">
        <w:rPr>
          <w:rFonts w:ascii="Times New Roman" w:eastAsiaTheme="majorHAnsi" w:hAnsi="Times New Roman" w:cs="Times New Roman"/>
        </w:rPr>
        <w:tab/>
      </w:r>
      <w:r w:rsidR="009859F9" w:rsidRPr="003A09A9">
        <w:rPr>
          <w:rFonts w:ascii="Times New Roman" w:eastAsiaTheme="majorHAnsi" w:hAnsi="Times New Roman" w:cs="Times New Roman"/>
        </w:rPr>
        <w:t xml:space="preserve">The third </w:t>
      </w:r>
      <w:r w:rsidR="00CA5716">
        <w:rPr>
          <w:rFonts w:ascii="Times New Roman" w:eastAsiaTheme="majorHAnsi" w:hAnsi="Times New Roman" w:cs="Times New Roman" w:hint="eastAsia"/>
        </w:rPr>
        <w:t>component</w:t>
      </w:r>
      <w:r w:rsidR="009859F9" w:rsidRPr="003A09A9">
        <w:rPr>
          <w:rFonts w:ascii="Times New Roman" w:eastAsiaTheme="majorHAnsi" w:hAnsi="Times New Roman" w:cs="Times New Roman"/>
        </w:rPr>
        <w:t xml:space="preserve"> is the background noise</w:t>
      </w:r>
      <w:r w:rsidR="00B43EF5" w:rsidRPr="003A09A9">
        <w:rPr>
          <w:rFonts w:ascii="Times New Roman" w:eastAsiaTheme="majorHAnsi" w:hAnsi="Times New Roman" w:cs="Times New Roman"/>
        </w:rPr>
        <w:t>. It represents a</w:t>
      </w:r>
      <w:r w:rsidR="00833C70" w:rsidRPr="003A09A9">
        <w:rPr>
          <w:rFonts w:ascii="Times New Roman" w:eastAsiaTheme="majorHAnsi" w:hAnsi="Times New Roman" w:cs="Times New Roman"/>
        </w:rPr>
        <w:t>ctivation</w:t>
      </w:r>
      <w:r w:rsidR="00B43EF5" w:rsidRPr="003A09A9">
        <w:rPr>
          <w:rFonts w:ascii="Times New Roman" w:eastAsiaTheme="majorHAnsi" w:hAnsi="Times New Roman" w:cs="Times New Roman"/>
        </w:rPr>
        <w:t xml:space="preserve"> irrelevant to</w:t>
      </w:r>
      <w:r w:rsidR="00687785" w:rsidRPr="003A09A9">
        <w:rPr>
          <w:rFonts w:ascii="Times New Roman" w:eastAsiaTheme="majorHAnsi" w:hAnsi="Times New Roman" w:cs="Times New Roman"/>
        </w:rPr>
        <w:t xml:space="preserve"> </w:t>
      </w:r>
      <w:r w:rsidR="00EC1FDB" w:rsidRPr="003A09A9">
        <w:rPr>
          <w:rFonts w:ascii="Times New Roman" w:eastAsiaTheme="majorHAnsi" w:hAnsi="Times New Roman" w:cs="Times New Roman"/>
        </w:rPr>
        <w:t>the present memory items</w:t>
      </w:r>
      <w:r w:rsidR="003A09A9" w:rsidRPr="003A09A9">
        <w:rPr>
          <w:rFonts w:ascii="Times New Roman" w:eastAsiaTheme="majorHAnsi" w:hAnsi="Times New Roman" w:cs="Times New Roman"/>
        </w:rPr>
        <w:t xml:space="preserve"> and is modeled by a uniform distribution</w:t>
      </w:r>
      <w:r w:rsidR="00687785" w:rsidRPr="003A09A9">
        <w:rPr>
          <w:rFonts w:ascii="Times New Roman" w:eastAsiaTheme="majorHAnsi" w:hAnsi="Times New Roman" w:cs="Times New Roman"/>
        </w:rPr>
        <w:t>.</w:t>
      </w:r>
      <w:r w:rsidR="00F86EF1" w:rsidRPr="003A09A9">
        <w:rPr>
          <w:rFonts w:ascii="Times New Roman" w:eastAsiaTheme="majorHAnsi" w:hAnsi="Times New Roman" w:cs="Times New Roman"/>
        </w:rPr>
        <w:t xml:space="preserve"> </w:t>
      </w:r>
      <w:r w:rsidR="00687785" w:rsidRPr="003A09A9">
        <w:rPr>
          <w:rFonts w:ascii="Times-Roman" w:hAnsi="Times-Roman" w:cs="Times-Roman"/>
        </w:rPr>
        <w:t xml:space="preserve">The IM assumes </w:t>
      </w:r>
      <w:r w:rsidR="00EC1FDB" w:rsidRPr="003A09A9">
        <w:rPr>
          <w:rFonts w:ascii="Times-Roman" w:hAnsi="Times-Roman" w:cs="Times-Roman"/>
        </w:rPr>
        <w:t xml:space="preserve">each item </w:t>
      </w:r>
      <w:r w:rsidR="00CE4313">
        <w:rPr>
          <w:rFonts w:ascii="Times-Roman" w:hAnsi="Times-Roman" w:cs="Times-Roman"/>
        </w:rPr>
        <w:t>is accompanied with</w:t>
      </w:r>
      <w:r w:rsidR="00B2330D" w:rsidRPr="003A09A9">
        <w:rPr>
          <w:rFonts w:ascii="Times-Roman" w:hAnsi="Times-Roman" w:cs="Times-Roman"/>
        </w:rPr>
        <w:t xml:space="preserve"> the same amount of background noise</w:t>
      </w:r>
      <w:r w:rsidR="00B91199">
        <w:rPr>
          <w:rFonts w:ascii="Times-Roman" w:hAnsi="Times-Roman" w:cs="Times-Roman"/>
        </w:rPr>
        <w:t>. T</w:t>
      </w:r>
      <w:r w:rsidR="003A09A9" w:rsidRPr="003A09A9">
        <w:rPr>
          <w:rFonts w:ascii="Times-Roman" w:hAnsi="Times-Roman" w:cs="Times-Roman"/>
        </w:rPr>
        <w:t xml:space="preserve">he third term has the form of Equation </w:t>
      </w:r>
      <w:r w:rsidR="00BD4E05">
        <w:rPr>
          <w:rFonts w:ascii="Times-Roman" w:hAnsi="Times-Roman" w:cs="Times-Roman"/>
        </w:rPr>
        <w:t>19</w:t>
      </w:r>
      <w:r w:rsidR="003A09A9" w:rsidRPr="003A09A9">
        <w:rPr>
          <w:rFonts w:ascii="Times-Roman" w:hAnsi="Times-Roman" w:cs="Times-Roman"/>
        </w:rPr>
        <w:t>.</w:t>
      </w:r>
    </w:p>
    <w:p w14:paraId="62DAAD91" w14:textId="7A417D79" w:rsidR="00BD4E05" w:rsidRPr="00BD4E05" w:rsidRDefault="003B17D6" w:rsidP="00506125">
      <w:pPr>
        <w:spacing w:after="120" w:line="480" w:lineRule="auto"/>
        <w:jc w:val="center"/>
        <w:rPr>
          <w:rFonts w:ascii="Times-Roman" w:hAnsi="Times-Roman" w:cs="Times-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b</m:t>
                  </m:r>
                </m:sub>
              </m:sSub>
              <m:d>
                <m:dPr>
                  <m:ctrlPr>
                    <w:rPr>
                      <w:rFonts w:ascii="Cambria Math" w:eastAsiaTheme="majorHAnsi" w:hAnsi="Cambria Math" w:cs="Times New Roman"/>
                      <w:i/>
                    </w:rPr>
                  </m:ctrlPr>
                </m:dPr>
                <m:e>
                  <m:r>
                    <w:rPr>
                      <w:rFonts w:ascii="Cambria Math" w:eastAsiaTheme="majorHAnsi" w:hAnsi="Cambria Math" w:cs="Times New Roman"/>
                    </w:rPr>
                    <m:t>x</m:t>
                  </m:r>
                </m:e>
              </m:d>
              <m:r>
                <w:rPr>
                  <w:rFonts w:ascii="Cambria Math" w:eastAsiaTheme="majorHAnsi" w:hAnsi="Cambria Math" w:cs="Times New Roman"/>
                </w:rPr>
                <m:t>=</m:t>
              </m:r>
              <m:f>
                <m:fPr>
                  <m:ctrlPr>
                    <w:rPr>
                      <w:rFonts w:ascii="Cambria Math" w:eastAsiaTheme="majorHAnsi" w:hAnsi="Cambria Math" w:cs="Times New Roman"/>
                      <w:i/>
                    </w:rPr>
                  </m:ctrlPr>
                </m:fPr>
                <m:num>
                  <m:r>
                    <w:rPr>
                      <w:rFonts w:ascii="Cambria Math" w:eastAsiaTheme="majorHAnsi" w:hAnsi="Cambria Math" w:cs="Times New Roman"/>
                    </w:rPr>
                    <m:t>n</m:t>
                  </m:r>
                </m:num>
                <m:den>
                  <m:r>
                    <w:rPr>
                      <w:rFonts w:ascii="Cambria Math" w:eastAsiaTheme="majorHAnsi" w:hAnsi="Cambria Math" w:cs="Times New Roman"/>
                    </w:rPr>
                    <m:t>2π</m:t>
                  </m:r>
                </m:den>
              </m:f>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0F6F6DB4" w14:textId="6A471BCC" w:rsidR="00794BEF" w:rsidRPr="005614D0" w:rsidRDefault="00794BEF" w:rsidP="00794BEF">
      <w:pPr>
        <w:pStyle w:val="3"/>
        <w:rPr>
          <w:rFonts w:ascii="Times New Roman" w:hAnsi="Times New Roman" w:cs="Times New Roman"/>
          <w:i/>
          <w:iCs/>
          <w:sz w:val="24"/>
          <w:szCs w:val="24"/>
        </w:rPr>
      </w:pPr>
      <w:r w:rsidRPr="005614D0">
        <w:rPr>
          <w:rFonts w:ascii="Times New Roman" w:hAnsi="Times New Roman" w:cs="Times New Roman"/>
          <w:i/>
          <w:iCs/>
          <w:sz w:val="24"/>
          <w:szCs w:val="24"/>
        </w:rPr>
        <w:t>Attention</w:t>
      </w:r>
    </w:p>
    <w:p w14:paraId="653AE160" w14:textId="439EE218" w:rsidR="00C76212" w:rsidRPr="00975C28" w:rsidRDefault="00376673" w:rsidP="00517648">
      <w:pPr>
        <w:autoSpaceDE w:val="0"/>
        <w:autoSpaceDN w:val="0"/>
        <w:adjustRightInd w:val="0"/>
        <w:spacing w:line="480" w:lineRule="auto"/>
        <w:rPr>
          <w:rFonts w:ascii="Times New Roman" w:eastAsiaTheme="majorHAnsi" w:hAnsi="Times New Roman" w:cs="Times New Roman"/>
        </w:rPr>
      </w:pPr>
      <w:r>
        <w:rPr>
          <w:rFonts w:ascii="Times New Roman" w:hAnsi="Times New Roman" w:cs="Times New Roman"/>
        </w:rPr>
        <w:tab/>
      </w:r>
      <w:r w:rsidR="00C76212" w:rsidRPr="00517648">
        <w:rPr>
          <w:rFonts w:ascii="Times New Roman" w:hAnsi="Times New Roman" w:cs="Times New Roman"/>
        </w:rPr>
        <w:t xml:space="preserve">An </w:t>
      </w:r>
      <w:r w:rsidR="00794BEF" w:rsidRPr="00517648">
        <w:rPr>
          <w:rFonts w:ascii="Times New Roman" w:hAnsi="Times New Roman" w:cs="Times New Roman"/>
        </w:rPr>
        <w:t xml:space="preserve">additional </w:t>
      </w:r>
      <w:r w:rsidR="00C76212" w:rsidRPr="00517648">
        <w:rPr>
          <w:rFonts w:ascii="Times New Roman" w:hAnsi="Times New Roman" w:cs="Times New Roman"/>
        </w:rPr>
        <w:t>assumption is that</w:t>
      </w:r>
      <w:r w:rsidR="00794BEF" w:rsidRPr="00517648">
        <w:rPr>
          <w:rFonts w:ascii="Times New Roman" w:hAnsi="Times New Roman" w:cs="Times New Roman"/>
        </w:rPr>
        <w:t xml:space="preserve"> the WM system has</w:t>
      </w:r>
      <w:r w:rsidR="00456395" w:rsidRPr="00517648">
        <w:rPr>
          <w:rFonts w:ascii="Times New Roman" w:hAnsi="Times New Roman" w:cs="Times New Roman"/>
        </w:rPr>
        <w:t xml:space="preserve"> </w:t>
      </w:r>
      <w:r w:rsidR="00517648" w:rsidRPr="00517648">
        <w:rPr>
          <w:rFonts w:ascii="Times New Roman" w:hAnsi="Times New Roman" w:cs="Times New Roman"/>
        </w:rPr>
        <w:t>a</w:t>
      </w:r>
      <w:r w:rsidR="00456395" w:rsidRPr="00517648">
        <w:rPr>
          <w:rFonts w:ascii="Times New Roman" w:hAnsi="Times New Roman" w:cs="Times New Roman"/>
        </w:rPr>
        <w:t xml:space="preserve"> focus of attention</w:t>
      </w:r>
      <w:r w:rsidR="00517648" w:rsidRPr="00517648">
        <w:rPr>
          <w:rFonts w:ascii="Times New Roman" w:hAnsi="Times New Roman" w:cs="Times New Roman"/>
        </w:rPr>
        <w:t xml:space="preserve"> which can hold</w:t>
      </w:r>
      <w:r w:rsidR="00456395" w:rsidRPr="00517648">
        <w:rPr>
          <w:rFonts w:ascii="Times New Roman" w:hAnsi="Times New Roman" w:cs="Times New Roman"/>
        </w:rPr>
        <w:t xml:space="preserve"> </w:t>
      </w:r>
      <w:r w:rsidR="00517648" w:rsidRPr="00517648">
        <w:rPr>
          <w:rFonts w:ascii="Times New Roman" w:hAnsi="Times New Roman" w:cs="Times New Roman"/>
        </w:rPr>
        <w:t>one memory content and its c</w:t>
      </w:r>
      <w:r w:rsidR="00655CA3">
        <w:rPr>
          <w:rFonts w:ascii="Times New Roman" w:hAnsi="Times New Roman" w:cs="Times New Roman"/>
        </w:rPr>
        <w:t>ue</w:t>
      </w:r>
      <w:r w:rsidR="00517648" w:rsidRPr="00517648">
        <w:rPr>
          <w:rFonts w:ascii="Times New Roman" w:hAnsi="Times New Roman" w:cs="Times New Roman"/>
        </w:rPr>
        <w:t>s. The</w:t>
      </w:r>
      <w:r w:rsidR="00456395" w:rsidRPr="00517648">
        <w:rPr>
          <w:rFonts w:ascii="Times New Roman" w:hAnsi="Times New Roman" w:cs="Times New Roman"/>
        </w:rPr>
        <w:t xml:space="preserve"> represent</w:t>
      </w:r>
      <w:r w:rsidR="00517648" w:rsidRPr="00517648">
        <w:rPr>
          <w:rFonts w:ascii="Times New Roman" w:hAnsi="Times New Roman" w:cs="Times New Roman"/>
        </w:rPr>
        <w:t>ation of the focused item has</w:t>
      </w:r>
      <w:r w:rsidR="00456395" w:rsidRPr="00517648">
        <w:rPr>
          <w:rFonts w:ascii="Times New Roman" w:hAnsi="Times New Roman" w:cs="Times New Roman"/>
        </w:rPr>
        <w:t xml:space="preserve"> higher precision</w:t>
      </w:r>
      <w:r w:rsidR="00517648" w:rsidRPr="00517648">
        <w:rPr>
          <w:rFonts w:ascii="Times New Roman" w:hAnsi="Times New Roman" w:cs="Times New Roman"/>
        </w:rPr>
        <w:t>.</w:t>
      </w:r>
      <w:r w:rsidR="00DA7FE0">
        <w:rPr>
          <w:rFonts w:ascii="Times New Roman" w:hAnsi="Times New Roman" w:cs="Times New Roman"/>
        </w:rPr>
        <w:tab/>
      </w:r>
      <w:r w:rsidR="00C76212" w:rsidRPr="00975C28">
        <w:rPr>
          <w:rFonts w:ascii="Times New Roman" w:eastAsiaTheme="majorHAnsi" w:hAnsi="Times New Roman" w:cs="Times New Roman"/>
        </w:rPr>
        <w:t>Formally, this assumption can be expressed by an</w:t>
      </w:r>
      <w:r w:rsidR="00364788" w:rsidRPr="00975C28">
        <w:rPr>
          <w:rFonts w:ascii="Times New Roman" w:eastAsiaTheme="majorHAnsi" w:hAnsi="Times New Roman" w:cs="Times New Roman"/>
        </w:rPr>
        <w:t xml:space="preserve"> </w:t>
      </w:r>
      <w:r w:rsidR="00B43EF5">
        <w:rPr>
          <w:rFonts w:ascii="Times New Roman" w:eastAsiaTheme="majorHAnsi" w:hAnsi="Times New Roman" w:cs="Times New Roman"/>
        </w:rPr>
        <w:t>additional component</w:t>
      </w:r>
      <w:r w:rsidR="00C76212" w:rsidRPr="00975C28">
        <w:rPr>
          <w:rFonts w:ascii="Times New Roman" w:eastAsiaTheme="majorHAnsi" w:hAnsi="Times New Roman" w:cs="Times New Roman"/>
        </w:rPr>
        <w:t xml:space="preserve"> </w:t>
      </w:r>
      <m:oMath>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f</m:t>
            </m:r>
          </m:sub>
        </m:sSub>
        <m:r>
          <w:rPr>
            <w:rFonts w:ascii="Cambria Math" w:eastAsiaTheme="majorHAnsi" w:hAnsi="Cambria Math" w:cs="Times New Roman"/>
          </w:rPr>
          <m:t>(x)</m:t>
        </m:r>
      </m:oMath>
      <w:r w:rsidR="00C76212" w:rsidRPr="00975C28">
        <w:rPr>
          <w:rFonts w:ascii="Times New Roman" w:eastAsiaTheme="majorEastAsia" w:hAnsi="Times New Roman" w:cs="Times New Roman"/>
        </w:rPr>
        <w:t xml:space="preserve"> with </w:t>
      </w:r>
      <w:r w:rsidR="00C76212" w:rsidRPr="00975C28">
        <w:rPr>
          <w:rFonts w:ascii="Times New Roman" w:eastAsiaTheme="majorHAnsi" w:hAnsi="Times New Roman" w:cs="Times New Roman"/>
        </w:rPr>
        <w:t>higher precision</w:t>
      </w:r>
      <w:r w:rsidR="00F86EF1">
        <w:rPr>
          <w:rFonts w:ascii="Times New Roman" w:eastAsiaTheme="majorHAnsi" w:hAnsi="Times New Roman" w:cs="Times New Roman"/>
        </w:rPr>
        <w:t>:</w:t>
      </w:r>
      <w:r w:rsidR="00F86EF1" w:rsidRPr="00975C28">
        <w:rPr>
          <w:rFonts w:ascii="Times New Roman" w:eastAsiaTheme="majorHAnsi" w:hAnsi="Times New Roman" w:cs="Times New Roman"/>
        </w:rPr>
        <w:t xml:space="preserve"> </w:t>
      </w:r>
    </w:p>
    <w:p w14:paraId="63A47D49" w14:textId="38674903" w:rsidR="00BD4E05" w:rsidRPr="00BD4E05" w:rsidRDefault="003B17D6" w:rsidP="00517648">
      <w:pPr>
        <w:spacing w:after="120"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f</m:t>
                  </m:r>
                </m:sub>
              </m:sSub>
              <m:d>
                <m:dPr>
                  <m:ctrlPr>
                    <w:rPr>
                      <w:rFonts w:ascii="Cambria Math" w:eastAsiaTheme="majorHAnsi" w:hAnsi="Cambria Math" w:cs="Times New Roman"/>
                      <w:i/>
                    </w:rPr>
                  </m:ctrlPr>
                </m:dPr>
                <m:e>
                  <m:r>
                    <w:rPr>
                      <w:rFonts w:ascii="Cambria Math" w:eastAsiaTheme="majorHAnsi" w:hAnsi="Cambria Math" w:cs="Times New Roman"/>
                    </w:rPr>
                    <m:t>x</m:t>
                  </m:r>
                </m:e>
              </m:d>
              <m:r>
                <w:rPr>
                  <w:rFonts w:ascii="Cambria Math" w:eastAsiaTheme="majorEastAsia" w:hAnsi="Cambria Math" w:cs="Times New Roman"/>
                </w:rPr>
                <m:t>=vonMises</m:t>
              </m:r>
              <m:d>
                <m:dPr>
                  <m:ctrlPr>
                    <w:rPr>
                      <w:rFonts w:ascii="Cambria Math" w:eastAsiaTheme="majorEastAsia" w:hAnsi="Cambria Math" w:cs="Times New Roman"/>
                      <w:i/>
                    </w:rPr>
                  </m:ctrlPr>
                </m:dPr>
                <m:e>
                  <m:r>
                    <w:rPr>
                      <w:rFonts w:ascii="Cambria Math" w:eastAsiaTheme="majorEastAsia" w:hAnsi="Cambria Math" w:cs="Times New Roman"/>
                    </w:rPr>
                    <m:t>x,</m:t>
                  </m:r>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κ</m:t>
                      </m:r>
                    </m:e>
                    <m:sub>
                      <m:r>
                        <w:rPr>
                          <w:rFonts w:ascii="Cambria Math" w:eastAsiaTheme="majorEastAsia" w:hAnsi="Cambria Math" w:cs="Times New Roman"/>
                        </w:rPr>
                        <m:t>f</m:t>
                      </m:r>
                    </m:sub>
                  </m:sSub>
                </m:e>
              </m:d>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423A8866" w14:textId="77777777" w:rsidR="00F86EF1" w:rsidRDefault="00F86EF1" w:rsidP="00517648">
      <w:pPr>
        <w:spacing w:after="120" w:line="480" w:lineRule="auto"/>
        <w:rPr>
          <w:rFonts w:ascii="Times New Roman" w:eastAsiaTheme="majorEastAsia" w:hAnsi="Times New Roman" w:cs="Times New Roman"/>
        </w:rPr>
      </w:pPr>
      <w:r>
        <w:rPr>
          <w:rFonts w:ascii="Times New Roman" w:eastAsiaTheme="majorEastAsia" w:hAnsi="Times New Roman" w:cs="Times New Roman"/>
        </w:rPr>
        <w:lastRenderedPageBreak/>
        <w:t>w</w:t>
      </w:r>
      <w:r w:rsidR="00364788" w:rsidRPr="00975C28">
        <w:rPr>
          <w:rFonts w:ascii="Times New Roman" w:eastAsiaTheme="majorEastAsia" w:hAnsi="Times New Roman" w:cs="Times New Roman"/>
        </w:rPr>
        <w:t>here</w:t>
      </w:r>
      <w:r>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i</m:t>
            </m:r>
          </m:sub>
        </m:sSub>
      </m:oMath>
      <w:r>
        <w:rPr>
          <w:rFonts w:ascii="Times New Roman" w:eastAsiaTheme="majorEastAsia" w:hAnsi="Times New Roman" w:cs="Times New Roman" w:hint="eastAsia"/>
        </w:rPr>
        <w:t xml:space="preserve"> </w:t>
      </w:r>
      <w:r>
        <w:rPr>
          <w:rFonts w:ascii="Times New Roman" w:eastAsiaTheme="majorEastAsia" w:hAnsi="Times New Roman" w:cs="Times New Roman"/>
        </w:rPr>
        <w:t>is the attended item and</w:t>
      </w:r>
      <w:r w:rsidR="00364788" w:rsidRPr="00975C28">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κ</m:t>
            </m:r>
          </m:e>
          <m:sub>
            <m:r>
              <w:rPr>
                <w:rFonts w:ascii="Cambria Math" w:eastAsiaTheme="majorEastAsia" w:hAnsi="Cambria Math" w:cs="Times New Roman"/>
              </w:rPr>
              <m:t>f</m:t>
            </m:r>
          </m:sub>
        </m:sSub>
        <m:r>
          <w:rPr>
            <w:rFonts w:ascii="Cambria Math" w:eastAsiaTheme="majorEastAsia" w:hAnsi="Cambria Math" w:cs="Times New Roman"/>
          </w:rPr>
          <m:t>&gt;κ</m:t>
        </m:r>
      </m:oMath>
      <w:r w:rsidR="00364788" w:rsidRPr="00975C28">
        <w:rPr>
          <w:rFonts w:ascii="Times New Roman" w:eastAsiaTheme="majorEastAsia" w:hAnsi="Times New Roman" w:cs="Times New Roman"/>
        </w:rPr>
        <w:t xml:space="preserve">. </w:t>
      </w:r>
    </w:p>
    <w:p w14:paraId="3CE27B4A" w14:textId="5A8F7C35" w:rsidR="00364788" w:rsidRPr="00975C28" w:rsidRDefault="00F86EF1" w:rsidP="00517648">
      <w:pPr>
        <w:spacing w:after="120" w:line="480" w:lineRule="auto"/>
        <w:rPr>
          <w:rFonts w:ascii="Times New Roman" w:eastAsiaTheme="majorHAnsi" w:hAnsi="Times New Roman" w:cs="Times New Roman"/>
          <w:lang w:eastAsia="en-US"/>
        </w:rPr>
      </w:pPr>
      <w:r>
        <w:rPr>
          <w:rFonts w:ascii="Times New Roman" w:eastAsiaTheme="majorEastAsia" w:hAnsi="Times New Roman" w:cs="Times New Roman"/>
        </w:rPr>
        <w:tab/>
      </w:r>
      <w:r w:rsidR="00364788" w:rsidRPr="00975C28">
        <w:rPr>
          <w:rFonts w:ascii="Times New Roman" w:eastAsiaTheme="majorHAnsi" w:hAnsi="Times New Roman" w:cs="Times New Roman"/>
        </w:rPr>
        <w:t xml:space="preserve">When </w:t>
      </w:r>
      <w:r w:rsidR="00364788" w:rsidRPr="00975C28">
        <w:rPr>
          <w:rFonts w:ascii="Times New Roman" w:eastAsiaTheme="majorEastAsia" w:hAnsi="Times New Roman" w:cs="Times New Roman"/>
        </w:rPr>
        <w:t>the target</w:t>
      </w:r>
      <w:r w:rsidR="00C64C39" w:rsidRPr="00975C28">
        <w:rPr>
          <w:rFonts w:ascii="Times New Roman" w:eastAsiaTheme="majorEastAsia" w:hAnsi="Times New Roman" w:cs="Times New Roman"/>
        </w:rPr>
        <w:t xml:space="preserve"> item is attended (represented by </w:t>
      </w:r>
      <m:oMath>
        <m:sSub>
          <m:sSubPr>
            <m:ctrlPr>
              <w:rPr>
                <w:rFonts w:ascii="Cambria Math" w:eastAsiaTheme="majorEastAsia" w:hAnsi="Cambria Math" w:cs="Times New Roman"/>
                <w:i/>
              </w:rPr>
            </m:ctrlPr>
          </m:sSubPr>
          <m:e>
            <m:r>
              <w:rPr>
                <w:rFonts w:ascii="Cambria Math" w:eastAsiaTheme="majorEastAsia" w:hAnsi="Cambria Math" w:cs="Times New Roman"/>
              </w:rPr>
              <m:t>F</m:t>
            </m:r>
          </m:e>
          <m:sub>
            <m:r>
              <w:rPr>
                <w:rFonts w:ascii="Cambria Math" w:eastAsiaTheme="majorEastAsia" w:hAnsi="Cambria Math" w:cs="Times New Roman"/>
              </w:rPr>
              <m:t>θ</m:t>
            </m:r>
          </m:sub>
        </m:sSub>
      </m:oMath>
      <w:r w:rsidR="00C64C39" w:rsidRPr="00975C28">
        <w:rPr>
          <w:rFonts w:ascii="Times New Roman" w:eastAsiaTheme="majorEastAsia" w:hAnsi="Times New Roman" w:cs="Times New Roman"/>
        </w:rPr>
        <w:t>)</w:t>
      </w:r>
      <w:r w:rsidR="00364788" w:rsidRPr="00975C28">
        <w:rPr>
          <w:rFonts w:ascii="Times New Roman" w:eastAsiaTheme="majorEastAsia" w:hAnsi="Times New Roman" w:cs="Times New Roman"/>
        </w:rPr>
        <w:t>,</w:t>
      </w:r>
      <w:r w:rsidR="00C64C39" w:rsidRPr="00975C28">
        <w:rPr>
          <w:rFonts w:ascii="Times New Roman" w:eastAsiaTheme="majorEastAsia" w:hAnsi="Times New Roman" w:cs="Times New Roman"/>
        </w:rPr>
        <w:t xml:space="preserve"> the</w:t>
      </w:r>
      <w:r w:rsidR="00364788" w:rsidRPr="00975C28">
        <w:rPr>
          <w:rFonts w:ascii="Times New Roman" w:eastAsiaTheme="majorEastAsia" w:hAnsi="Times New Roman" w:cs="Times New Roman"/>
        </w:rPr>
        <w:t xml:space="preserve"> activation </w:t>
      </w:r>
      <w:r w:rsidR="00C64C39" w:rsidRPr="00975C28">
        <w:rPr>
          <w:rFonts w:ascii="Times New Roman" w:eastAsiaTheme="majorEastAsia" w:hAnsi="Times New Roman" w:cs="Times New Roman"/>
        </w:rPr>
        <w:t xml:space="preserve">distribution of response </w:t>
      </w:r>
      <w:r w:rsidR="00364788" w:rsidRPr="00975C28">
        <w:rPr>
          <w:rFonts w:ascii="Times New Roman" w:eastAsiaTheme="majorEastAsia" w:hAnsi="Times New Roman" w:cs="Times New Roman"/>
        </w:rPr>
        <w:t>becomes</w:t>
      </w:r>
    </w:p>
    <w:p w14:paraId="3B274CDE" w14:textId="2A1F0D27" w:rsidR="00BD4E05" w:rsidRPr="00975C28" w:rsidRDefault="003B17D6" w:rsidP="00364788">
      <w:pPr>
        <w:spacing w:after="120" w:line="480" w:lineRule="auto"/>
        <w:rPr>
          <w:rFonts w:ascii="Times New Roman" w:eastAsiaTheme="majorEastAsia" w:hAnsi="Times New Roman" w:cs="Times New Roman"/>
          <w:lang w:eastAsia="en-US"/>
        </w:rPr>
      </w:pPr>
      <m:oMathPara>
        <m:oMath>
          <m:eqArr>
            <m:eqArrPr>
              <m:maxDist m:val="1"/>
              <m:ctrlPr>
                <w:rPr>
                  <w:rFonts w:ascii="Cambria Math" w:hAnsi="Cambria Math" w:cs="Times New Roman"/>
                  <w:i/>
                </w:rPr>
              </m:ctrlPr>
            </m:eqArrPr>
            <m:e>
              <m:r>
                <w:rPr>
                  <w:rFonts w:ascii="Cambria Math" w:eastAsiaTheme="majorHAnsi" w:hAnsi="Cambria Math" w:cs="Times New Roman"/>
                  <w:lang w:eastAsia="en-US"/>
                </w:rPr>
                <m:t>A</m:t>
              </m:r>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r>
                    <w:rPr>
                      <w:rFonts w:ascii="Cambria Math" w:eastAsiaTheme="majorHAnsi" w:hAnsi="Cambria Math" w:cs="Times New Roman"/>
                      <w:lang w:eastAsia="en-US"/>
                    </w:rPr>
                    <m:t>,</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F</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=c</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c</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+c</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f</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+ra</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a</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+rb</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b</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lang w:eastAsia="en-US"/>
                </w:rPr>
              </m:ctrlPr>
            </m:e>
          </m:eqArr>
        </m:oMath>
      </m:oMathPara>
    </w:p>
    <w:p w14:paraId="2FD319C2" w14:textId="0AEF597B" w:rsidR="00364788" w:rsidRPr="00931170" w:rsidRDefault="00364788" w:rsidP="00364788">
      <w:pPr>
        <w:spacing w:after="120" w:line="480" w:lineRule="auto"/>
        <w:rPr>
          <w:rFonts w:ascii="Times New Roman" w:eastAsiaTheme="majorEastAsia" w:hAnsi="Times New Roman" w:cs="Times New Roman"/>
        </w:rPr>
      </w:pPr>
      <w:r w:rsidRPr="00931170">
        <w:rPr>
          <w:rFonts w:ascii="Times New Roman" w:eastAsiaTheme="majorEastAsia" w:hAnsi="Times New Roman" w:cs="Times New Roman"/>
        </w:rPr>
        <w:t xml:space="preserve">The </w:t>
      </w:r>
      <w:r w:rsidR="00931170" w:rsidRPr="00931170">
        <w:rPr>
          <w:rFonts w:ascii="Times New Roman" w:eastAsiaTheme="majorEastAsia" w:hAnsi="Times New Roman" w:cs="Times New Roman"/>
        </w:rPr>
        <w:t xml:space="preserve">contributions of the cue-independent </w:t>
      </w:r>
      <w:r w:rsidR="00B43EF5">
        <w:rPr>
          <w:rFonts w:ascii="Times New Roman" w:eastAsiaTheme="majorEastAsia" w:hAnsi="Times New Roman" w:cs="Times New Roman"/>
        </w:rPr>
        <w:t>component</w:t>
      </w:r>
      <w:r w:rsidR="00931170" w:rsidRPr="00931170">
        <w:rPr>
          <w:rFonts w:ascii="Times New Roman" w:eastAsiaTheme="majorEastAsia" w:hAnsi="Times New Roman" w:cs="Times New Roman"/>
        </w:rPr>
        <w:t xml:space="preserve"> and background noise ar</w:t>
      </w:r>
      <w:r w:rsidRPr="00931170">
        <w:rPr>
          <w:rFonts w:ascii="Times New Roman" w:eastAsiaTheme="majorEastAsia" w:hAnsi="Times New Roman" w:cs="Times New Roman"/>
        </w:rPr>
        <w:t xml:space="preserve">e reduced by </w:t>
      </w:r>
      <m:oMath>
        <m:r>
          <w:rPr>
            <w:rFonts w:ascii="Cambria Math" w:eastAsiaTheme="majorEastAsia" w:hAnsi="Cambria Math" w:cs="Times New Roman"/>
          </w:rPr>
          <m:t>r</m:t>
        </m:r>
      </m:oMath>
      <w:r w:rsidRPr="00931170">
        <w:rPr>
          <w:rFonts w:ascii="Times New Roman" w:eastAsiaTheme="majorEastAsia" w:hAnsi="Times New Roman" w:cs="Times New Roman"/>
        </w:rPr>
        <w:t xml:space="preserve">. </w:t>
      </w:r>
    </w:p>
    <w:p w14:paraId="4C589728" w14:textId="640FFA11" w:rsidR="00364788" w:rsidRPr="00975C28" w:rsidRDefault="00C64C39" w:rsidP="00364788">
      <w:pPr>
        <w:spacing w:after="120" w:line="480" w:lineRule="auto"/>
        <w:rPr>
          <w:rFonts w:ascii="Times New Roman" w:eastAsiaTheme="majorHAnsi" w:hAnsi="Times New Roman" w:cs="Times New Roman"/>
        </w:rPr>
      </w:pPr>
      <w:r w:rsidRPr="009A0513">
        <w:rPr>
          <w:rFonts w:ascii="Times New Roman" w:eastAsiaTheme="majorEastAsia" w:hAnsi="Times New Roman" w:cs="Times New Roman"/>
        </w:rPr>
        <w:tab/>
      </w:r>
      <w:r w:rsidR="00364788" w:rsidRPr="009A0513">
        <w:rPr>
          <w:rFonts w:ascii="Times New Roman" w:eastAsiaTheme="majorHAnsi" w:hAnsi="Times New Roman" w:cs="Times New Roman"/>
        </w:rPr>
        <w:t xml:space="preserve">The </w:t>
      </w:r>
      <w:r w:rsidR="009A0513">
        <w:rPr>
          <w:rFonts w:ascii="Times New Roman" w:eastAsiaTheme="majorHAnsi" w:hAnsi="Times New Roman" w:cs="Times New Roman"/>
        </w:rPr>
        <w:t>complete form of the</w:t>
      </w:r>
      <w:r w:rsidR="00364788" w:rsidRPr="009A0513">
        <w:rPr>
          <w:rFonts w:ascii="Times New Roman" w:eastAsiaTheme="majorHAnsi" w:hAnsi="Times New Roman" w:cs="Times New Roman"/>
        </w:rPr>
        <w:t xml:space="preserve"> </w:t>
      </w:r>
      <w:r w:rsidR="009A0513">
        <w:rPr>
          <w:rFonts w:ascii="Times New Roman" w:eastAsiaTheme="majorHAnsi" w:hAnsi="Times New Roman" w:cs="Times New Roman"/>
        </w:rPr>
        <w:t xml:space="preserve">response </w:t>
      </w:r>
      <w:r w:rsidR="00364788" w:rsidRPr="009A0513">
        <w:rPr>
          <w:rFonts w:ascii="Times New Roman" w:eastAsiaTheme="majorHAnsi" w:hAnsi="Times New Roman" w:cs="Times New Roman"/>
        </w:rPr>
        <w:t xml:space="preserve">activation </w:t>
      </w:r>
      <w:r w:rsidR="009A0513">
        <w:rPr>
          <w:rFonts w:ascii="Times New Roman" w:eastAsiaTheme="majorHAnsi" w:hAnsi="Times New Roman" w:cs="Times New Roman"/>
        </w:rPr>
        <w:t>is</w:t>
      </w:r>
      <w:r w:rsidR="00364788" w:rsidRPr="00975C28">
        <w:rPr>
          <w:rFonts w:ascii="Times New Roman" w:eastAsiaTheme="majorHAnsi" w:hAnsi="Times New Roman" w:cs="Times New Roman"/>
        </w:rPr>
        <w:t xml:space="preserve"> </w:t>
      </w:r>
    </w:p>
    <w:p w14:paraId="005F108B" w14:textId="5A0A5C17" w:rsidR="00BD4E05" w:rsidRPr="00BD4E05" w:rsidRDefault="003B17D6" w:rsidP="00364788">
      <w:pPr>
        <w:spacing w:after="120"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r>
                <w:rPr>
                  <w:rFonts w:ascii="Cambria Math" w:eastAsiaTheme="majorHAnsi" w:hAnsi="Cambria Math" w:cs="Times New Roman"/>
                </w:rPr>
                <m:t>=</m:t>
              </m:r>
              <m:d>
                <m:dPr>
                  <m:ctrlPr>
                    <w:rPr>
                      <w:rFonts w:ascii="Cambria Math" w:eastAsiaTheme="majorHAnsi" w:hAnsi="Cambria Math" w:cs="Times New Roman"/>
                      <w:i/>
                    </w:rPr>
                  </m:ctrlPr>
                </m:dPr>
                <m:e>
                  <m:r>
                    <w:rPr>
                      <w:rFonts w:ascii="Cambria Math" w:eastAsiaTheme="majorHAnsi" w:hAnsi="Cambria Math" w:cs="Times New Roman"/>
                    </w:rPr>
                    <m:t>1-P</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e>
              </m:d>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r>
                <w:rPr>
                  <w:rFonts w:ascii="Cambria Math" w:eastAsiaTheme="majorHAnsi" w:hAnsi="Cambria Math" w:cs="Times New Roman"/>
                </w:rPr>
                <m:t>+P</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r>
                    <w:rPr>
                      <w:rFonts w:ascii="Cambria Math" w:eastAsiaTheme="majorHAnsi" w:hAnsi="Cambria Math" w:cs="Times New Roman"/>
                    </w:rPr>
                    <m:t>L,</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604D1F8A" w14:textId="6FCF7254" w:rsidR="006D3CDF" w:rsidRPr="00975C28" w:rsidRDefault="000D5935" w:rsidP="00CD4232">
      <w:pPr>
        <w:spacing w:after="120" w:line="480" w:lineRule="auto"/>
        <w:rPr>
          <w:rFonts w:ascii="Times New Roman" w:eastAsiaTheme="majorHAnsi" w:hAnsi="Times New Roman" w:cs="Times New Roman"/>
        </w:rPr>
      </w:pPr>
      <w:r w:rsidRPr="00975C28">
        <w:rPr>
          <w:rFonts w:ascii="Times New Roman" w:eastAsiaTheme="majorEastAsia" w:hAnsi="Times New Roman" w:cs="Times New Roman"/>
        </w:rPr>
        <w:t xml:space="preserve">where </w:t>
      </w:r>
      <m:oMath>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oMath>
      <w:r w:rsidRPr="00975C28">
        <w:rPr>
          <w:rFonts w:ascii="Times New Roman" w:eastAsiaTheme="majorEastAsia" w:hAnsi="Times New Roman" w:cs="Times New Roman"/>
        </w:rPr>
        <w:t xml:space="preserve"> is Equation x.</w:t>
      </w:r>
      <w:r w:rsidR="00F86EF1">
        <w:rPr>
          <w:rFonts w:ascii="Times New Roman" w:eastAsiaTheme="majorEastAsia" w:hAnsi="Times New Roman" w:cs="Times New Roman"/>
        </w:rPr>
        <w:t xml:space="preserve"> </w:t>
      </w:r>
      <w:r w:rsidR="00E76163" w:rsidRPr="00975C28">
        <w:rPr>
          <w:rFonts w:ascii="Times New Roman" w:eastAsiaTheme="majorHAnsi" w:hAnsi="Times New Roman" w:cs="Times New Roman"/>
        </w:rPr>
        <w:t xml:space="preserve">When </w:t>
      </w:r>
      <w:r w:rsidR="002B35B4">
        <w:rPr>
          <w:rFonts w:ascii="Times New Roman" w:eastAsiaTheme="majorHAnsi" w:hAnsi="Times New Roman" w:cs="Times New Roman"/>
        </w:rPr>
        <w:t>no specific item is expected to receive attention</w:t>
      </w:r>
      <w:r w:rsidR="006D3CDF" w:rsidRPr="00975C28">
        <w:rPr>
          <w:rFonts w:ascii="Times New Roman" w:eastAsiaTheme="majorHAnsi" w:hAnsi="Times New Roman" w:cs="Times New Roman"/>
        </w:rPr>
        <w:t xml:space="preserve">, </w:t>
      </w:r>
      <m:oMath>
        <m:r>
          <w:rPr>
            <w:rFonts w:ascii="Cambria Math" w:eastAsiaTheme="majorHAnsi" w:hAnsi="Cambria Math" w:cs="Times New Roman"/>
          </w:rPr>
          <m:t>P(</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r>
          <w:rPr>
            <w:rFonts w:ascii="Cambria Math" w:eastAsiaTheme="majorHAnsi" w:hAnsi="Cambria Math" w:cs="Times New Roman"/>
          </w:rPr>
          <m:t>)</m:t>
        </m:r>
      </m:oMath>
      <w:r w:rsidR="00E76163" w:rsidRPr="00975C28">
        <w:rPr>
          <w:rFonts w:ascii="Times New Roman" w:eastAsiaTheme="majorEastAsia" w:hAnsi="Times New Roman" w:cs="Times New Roman"/>
        </w:rPr>
        <w:t xml:space="preserve"> is assumed to be </w:t>
      </w:r>
      <m:oMath>
        <m:f>
          <m:fPr>
            <m:ctrlPr>
              <w:rPr>
                <w:rFonts w:ascii="Cambria Math" w:eastAsiaTheme="majorEastAsia" w:hAnsi="Cambria Math" w:cs="Times New Roman"/>
                <w:i/>
              </w:rPr>
            </m:ctrlPr>
          </m:fPr>
          <m:num>
            <m:r>
              <w:rPr>
                <w:rFonts w:ascii="Cambria Math" w:eastAsiaTheme="majorEastAsia" w:hAnsi="Cambria Math" w:cs="Times New Roman"/>
              </w:rPr>
              <m:t>1</m:t>
            </m:r>
          </m:num>
          <m:den>
            <m:r>
              <w:rPr>
                <w:rFonts w:ascii="Cambria Math" w:eastAsiaTheme="majorEastAsia" w:hAnsi="Cambria Math" w:cs="Times New Roman"/>
              </w:rPr>
              <m:t>n</m:t>
            </m:r>
          </m:den>
        </m:f>
      </m:oMath>
      <w:r w:rsidR="006D3CDF" w:rsidRPr="00975C28">
        <w:rPr>
          <w:rFonts w:ascii="Times New Roman" w:eastAsiaTheme="majorHAnsi" w:hAnsi="Times New Roman" w:cs="Times New Roman"/>
        </w:rPr>
        <w:t>.</w:t>
      </w:r>
    </w:p>
    <w:p w14:paraId="107CD601" w14:textId="592C9F9B" w:rsidR="009859F9" w:rsidRPr="005614D0" w:rsidRDefault="009859F9" w:rsidP="009859F9">
      <w:pPr>
        <w:pStyle w:val="3"/>
        <w:rPr>
          <w:rFonts w:ascii="Times New Roman" w:hAnsi="Times New Roman" w:cs="Times New Roman"/>
          <w:i/>
          <w:iCs/>
          <w:sz w:val="24"/>
          <w:szCs w:val="24"/>
        </w:rPr>
      </w:pPr>
      <w:r w:rsidRPr="005614D0">
        <w:rPr>
          <w:rFonts w:ascii="Times New Roman" w:hAnsi="Times New Roman" w:cs="Times New Roman"/>
          <w:i/>
          <w:iCs/>
          <w:sz w:val="24"/>
          <w:szCs w:val="24"/>
        </w:rPr>
        <w:t>Multiple cues</w:t>
      </w:r>
    </w:p>
    <w:p w14:paraId="0C837552" w14:textId="41547EFF" w:rsidR="00E76163" w:rsidRPr="00975C28" w:rsidRDefault="00376673" w:rsidP="00975C28">
      <w:pPr>
        <w:spacing w:line="480" w:lineRule="auto"/>
        <w:rPr>
          <w:rFonts w:ascii="Times New Roman" w:eastAsiaTheme="majorEastAsia" w:hAnsi="Times New Roman" w:cs="Times New Roman"/>
        </w:rPr>
      </w:pPr>
      <w:r>
        <w:rPr>
          <w:rFonts w:ascii="Times New Roman" w:hAnsi="Times New Roman" w:cs="Times New Roman"/>
        </w:rPr>
        <w:tab/>
      </w:r>
      <w:r w:rsidR="00E76163" w:rsidRPr="00975C28">
        <w:rPr>
          <w:rFonts w:ascii="Times New Roman" w:hAnsi="Times New Roman" w:cs="Times New Roman"/>
        </w:rPr>
        <w:t xml:space="preserve">Experiment 4 used color and location of items as retrieval cue, so </w:t>
      </w:r>
      <w:r w:rsidR="009859F9" w:rsidRPr="00975C28">
        <w:rPr>
          <w:rFonts w:ascii="Times New Roman" w:eastAsiaTheme="majorEastAsia" w:hAnsi="Times New Roman" w:cs="Times New Roman"/>
        </w:rPr>
        <w:t>a further assumption</w:t>
      </w:r>
      <w:r w:rsidR="00E76163" w:rsidRPr="00975C28">
        <w:rPr>
          <w:rFonts w:ascii="Times New Roman" w:eastAsiaTheme="majorEastAsia" w:hAnsi="Times New Roman" w:cs="Times New Roman"/>
        </w:rPr>
        <w:t xml:space="preserve"> is needed</w:t>
      </w:r>
      <w:r w:rsidR="009859F9" w:rsidRPr="00975C28">
        <w:rPr>
          <w:rFonts w:ascii="Times New Roman" w:eastAsiaTheme="majorEastAsia" w:hAnsi="Times New Roman" w:cs="Times New Roman"/>
        </w:rPr>
        <w:t xml:space="preserve"> to accommodate multiple cue</w:t>
      </w:r>
      <w:r w:rsidR="00E76163" w:rsidRPr="00975C28">
        <w:rPr>
          <w:rFonts w:ascii="Times New Roman" w:eastAsiaTheme="majorEastAsia" w:hAnsi="Times New Roman" w:cs="Times New Roman"/>
        </w:rPr>
        <w:t>s</w:t>
      </w:r>
      <w:r w:rsidR="00405F42" w:rsidRPr="00975C28">
        <w:rPr>
          <w:rFonts w:ascii="Times New Roman" w:eastAsiaTheme="majorEastAsia" w:hAnsi="Times New Roman" w:cs="Times New Roman"/>
        </w:rPr>
        <w:t xml:space="preserve"> in the cue-based activation</w:t>
      </w:r>
      <w:r w:rsidR="00E76163" w:rsidRPr="00975C28">
        <w:rPr>
          <w:rFonts w:ascii="Times New Roman" w:eastAsiaTheme="majorEastAsia" w:hAnsi="Times New Roman" w:cs="Times New Roman"/>
        </w:rPr>
        <w:t>.</w:t>
      </w:r>
    </w:p>
    <w:p w14:paraId="323CDE62" w14:textId="108EE68D" w:rsidR="00981DBD" w:rsidRPr="00975C28" w:rsidRDefault="00405F42" w:rsidP="00975C28">
      <w:pPr>
        <w:spacing w:line="480" w:lineRule="auto"/>
        <w:rPr>
          <w:rFonts w:ascii="Times New Roman" w:eastAsiaTheme="majorEastAsia" w:hAnsi="Times New Roman" w:cs="Times New Roman"/>
        </w:rPr>
      </w:pPr>
      <w:r w:rsidRPr="00975C28">
        <w:rPr>
          <w:rFonts w:ascii="Times New Roman" w:eastAsiaTheme="majorEastAsia" w:hAnsi="Times New Roman" w:cs="Times New Roman"/>
        </w:rPr>
        <w:tab/>
        <w:t>Suppose</w:t>
      </w:r>
      <w:r w:rsidR="00981DBD" w:rsidRPr="00975C28">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oMath>
      <w:r w:rsidR="00981DBD" w:rsidRPr="00975C28">
        <w:rPr>
          <w:rFonts w:ascii="Times New Roman" w:eastAsiaTheme="majorEastAsia" w:hAnsi="Times New Roman" w:cs="Times New Roman"/>
        </w:rPr>
        <w:t xml:space="preserve"> and</w:t>
      </w:r>
      <w:r w:rsidRPr="00975C28">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C</m:t>
            </m:r>
          </m:e>
          <m:sub>
            <m:r>
              <w:rPr>
                <w:rFonts w:ascii="Cambria Math" w:eastAsiaTheme="majorEastAsia" w:hAnsi="Cambria Math" w:cs="Times New Roman"/>
              </w:rPr>
              <m:t>θ</m:t>
            </m:r>
          </m:sub>
        </m:sSub>
      </m:oMath>
      <w:r w:rsidR="00981DBD" w:rsidRPr="00975C28">
        <w:rPr>
          <w:rFonts w:ascii="Times New Roman" w:eastAsiaTheme="majorEastAsia" w:hAnsi="Times New Roman" w:cs="Times New Roman"/>
        </w:rPr>
        <w:t xml:space="preserve"> is the </w:t>
      </w:r>
      <w:r w:rsidRPr="00975C28">
        <w:rPr>
          <w:rFonts w:ascii="Times New Roman" w:eastAsiaTheme="majorEastAsia" w:hAnsi="Times New Roman" w:cs="Times New Roman"/>
        </w:rPr>
        <w:t xml:space="preserve">location </w:t>
      </w:r>
      <w:r w:rsidR="00981DBD" w:rsidRPr="00975C28">
        <w:rPr>
          <w:rFonts w:ascii="Times New Roman" w:eastAsiaTheme="majorEastAsia" w:hAnsi="Times New Roman" w:cs="Times New Roman"/>
        </w:rPr>
        <w:t xml:space="preserve">and color of the target item. </w:t>
      </w:r>
      <w:r w:rsidRPr="00975C28">
        <w:rPr>
          <w:rFonts w:ascii="Times New Roman" w:eastAsiaTheme="majorEastAsia" w:hAnsi="Times New Roman" w:cs="Times New Roman"/>
        </w:rPr>
        <w:t xml:space="preserve">When both color and location are probed, </w:t>
      </w:r>
      <w:r w:rsidR="00981DBD" w:rsidRPr="00975C28">
        <w:rPr>
          <w:rFonts w:ascii="Times New Roman" w:eastAsiaTheme="majorEastAsia" w:hAnsi="Times New Roman" w:cs="Times New Roman"/>
        </w:rPr>
        <w:t xml:space="preserve">the cue-based </w:t>
      </w:r>
      <w:r w:rsidR="00B43EF5">
        <w:rPr>
          <w:rFonts w:ascii="Times New Roman" w:eastAsiaTheme="majorEastAsia" w:hAnsi="Times New Roman" w:cs="Times New Roman"/>
        </w:rPr>
        <w:t>component</w:t>
      </w:r>
      <w:r w:rsidR="00981DBD" w:rsidRPr="00975C28">
        <w:rPr>
          <w:rFonts w:ascii="Times New Roman" w:eastAsiaTheme="majorEastAsia" w:hAnsi="Times New Roman" w:cs="Times New Roman"/>
        </w:rPr>
        <w:t xml:space="preserve"> is</w:t>
      </w:r>
    </w:p>
    <w:p w14:paraId="332890B0" w14:textId="452C34CB" w:rsidR="00BD4E05" w:rsidRPr="00BD4E05" w:rsidRDefault="003B17D6" w:rsidP="00975C28">
      <w:pPr>
        <w:spacing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c</m:t>
                  </m:r>
                </m:sub>
              </m:sSub>
              <m:d>
                <m:dPr>
                  <m:ctrlPr>
                    <w:rPr>
                      <w:rFonts w:ascii="Cambria Math" w:eastAsiaTheme="majorEastAsia" w:hAnsi="Cambria Math" w:cs="Times New Roman"/>
                      <w:i/>
                    </w:rPr>
                  </m:ctrlPr>
                </m:dPr>
                <m:e>
                  <m:r>
                    <w:rPr>
                      <w:rFonts w:ascii="Cambria Math" w:eastAsiaTheme="majorEastAsia" w:hAnsi="Cambria Math" w:cs="Times New Roman"/>
                    </w:rPr>
                    <m:t>x</m:t>
                  </m:r>
                </m:e>
                <m:e>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C</m:t>
                      </m:r>
                    </m:e>
                    <m:sub>
                      <m:r>
                        <w:rPr>
                          <w:rFonts w:ascii="Cambria Math" w:eastAsiaTheme="majorEastAsia" w:hAnsi="Cambria Math" w:cs="Times New Roman"/>
                        </w:rPr>
                        <m:t>θ</m:t>
                      </m:r>
                    </m:sub>
                  </m:sSub>
                </m:e>
              </m:d>
              <m:r>
                <w:rPr>
                  <w:rFonts w:ascii="Cambria Math" w:eastAsiaTheme="majorEastAsia" w:hAnsi="Cambria Math" w:cs="Times New Roman"/>
                </w:rPr>
                <m:t>=</m:t>
              </m:r>
              <m:ctrlPr>
                <w:rPr>
                  <w:rFonts w:ascii="Cambria Math" w:eastAsia="Cambria Math" w:hAnsi="Cambria Math" w:cs="Cambria Math"/>
                  <w:i/>
                </w:rPr>
              </m:ctrlPr>
            </m:e>
            <m:e>
              <m:nary>
                <m:naryPr>
                  <m:chr m:val="∑"/>
                  <m:ctrlPr>
                    <w:rPr>
                      <w:rFonts w:ascii="Cambria Math" w:eastAsiaTheme="majorHAnsi" w:hAnsi="Cambria Math" w:cs="Times New Roman"/>
                      <w:i/>
                    </w:rPr>
                  </m:ctrlPr>
                </m:naryPr>
                <m:sub>
                  <m:r>
                    <w:rPr>
                      <w:rFonts w:ascii="Cambria Math" w:eastAsiaTheme="majorHAnsi" w:hAnsi="Cambria Math" w:cs="Times New Roman"/>
                    </w:rPr>
                    <m:t>i=1</m:t>
                  </m:r>
                </m:sub>
                <m:sup>
                  <m:r>
                    <w:rPr>
                      <w:rFonts w:ascii="Cambria Math" w:eastAsiaTheme="majorHAnsi" w:hAnsi="Cambria Math" w:cs="Times New Roman"/>
                    </w:rPr>
                    <m:t>n</m:t>
                  </m:r>
                </m:sup>
                <m:e>
                  <m:d>
                    <m:dPr>
                      <m:ctrlPr>
                        <w:rPr>
                          <w:rFonts w:ascii="Cambria Math" w:eastAsiaTheme="majorHAnsi" w:hAnsi="Cambria Math" w:cs="Times New Roman"/>
                          <w:i/>
                        </w:rPr>
                      </m:ctrlPr>
                    </m:dPr>
                    <m:e>
                      <m:r>
                        <w:rPr>
                          <w:rFonts w:ascii="Cambria Math" w:eastAsiaTheme="majorHAnsi" w:hAnsi="Cambria Math" w:cs="Times New Roman"/>
                        </w:rPr>
                        <m:t>w⋅exp</m:t>
                      </m:r>
                      <m:d>
                        <m:dPr>
                          <m:ctrlPr>
                            <w:rPr>
                              <w:rFonts w:ascii="Cambria Math" w:eastAsiaTheme="majorHAnsi" w:hAnsi="Cambria Math" w:cs="Times New Roman"/>
                              <w:i/>
                            </w:rPr>
                          </m:ctrlPr>
                        </m:dPr>
                        <m:e>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s</m:t>
                              </m:r>
                            </m:e>
                            <m:sub>
                              <m:r>
                                <w:rPr>
                                  <w:rFonts w:ascii="Cambria Math" w:eastAsiaTheme="majorHAnsi" w:hAnsi="Cambria Math" w:cs="Times New Roman"/>
                                </w:rPr>
                                <m:t>loc</m:t>
                              </m:r>
                            </m:sub>
                          </m:sSub>
                          <m:r>
                            <w:rPr>
                              <w:rFonts w:ascii="Cambria Math" w:eastAsiaTheme="majorHAnsi" w:hAnsi="Cambria Math" w:cs="Times New Roman"/>
                            </w:rPr>
                            <m:t>D</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i</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e>
                      </m:d>
                      <m:r>
                        <w:rPr>
                          <w:rFonts w:ascii="Cambria Math" w:eastAsiaTheme="majorHAnsi" w:hAnsi="Cambria Math" w:cs="Times New Roman"/>
                        </w:rPr>
                        <m:t>+</m:t>
                      </m:r>
                      <m:d>
                        <m:dPr>
                          <m:ctrlPr>
                            <w:rPr>
                              <w:rFonts w:ascii="Cambria Math" w:eastAsiaTheme="majorHAnsi" w:hAnsi="Cambria Math" w:cs="Times New Roman"/>
                              <w:i/>
                            </w:rPr>
                          </m:ctrlPr>
                        </m:dPr>
                        <m:e>
                          <m:r>
                            <w:rPr>
                              <w:rFonts w:ascii="Cambria Math" w:eastAsiaTheme="majorHAnsi" w:hAnsi="Cambria Math" w:cs="Times New Roman"/>
                            </w:rPr>
                            <m:t>1-w</m:t>
                          </m:r>
                        </m:e>
                      </m:d>
                      <m:r>
                        <w:rPr>
                          <w:rFonts w:ascii="Cambria Math" w:eastAsiaTheme="majorHAnsi" w:hAnsi="Cambria Math" w:cs="Times New Roman"/>
                        </w:rPr>
                        <m:t>⋅exp</m:t>
                      </m:r>
                      <m:d>
                        <m:dPr>
                          <m:ctrlPr>
                            <w:rPr>
                              <w:rFonts w:ascii="Cambria Math" w:eastAsiaTheme="majorHAnsi" w:hAnsi="Cambria Math" w:cs="Times New Roman"/>
                              <w:i/>
                            </w:rPr>
                          </m:ctrlPr>
                        </m:dPr>
                        <m:e>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s</m:t>
                              </m:r>
                            </m:e>
                            <m:sub>
                              <m:r>
                                <w:rPr>
                                  <w:rFonts w:ascii="Cambria Math" w:eastAsiaTheme="majorHAnsi" w:hAnsi="Cambria Math" w:cs="Times New Roman"/>
                                </w:rPr>
                                <m:t>col</m:t>
                              </m:r>
                            </m:sub>
                          </m:sSub>
                          <m:r>
                            <w:rPr>
                              <w:rFonts w:ascii="Cambria Math" w:eastAsiaTheme="majorHAnsi" w:hAnsi="Cambria Math" w:cs="Times New Roman"/>
                            </w:rPr>
                            <m:t>D</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C</m:t>
                                  </m:r>
                                </m:e>
                                <m:sub>
                                  <m:r>
                                    <w:rPr>
                                      <w:rFonts w:ascii="Cambria Math" w:eastAsiaTheme="majorHAnsi" w:hAnsi="Cambria Math" w:cs="Times New Roman"/>
                                    </w:rPr>
                                    <m:t>i</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C</m:t>
                                  </m:r>
                                </m:e>
                                <m:sub>
                                  <m:r>
                                    <w:rPr>
                                      <w:rFonts w:ascii="Cambria Math" w:eastAsiaTheme="majorHAnsi" w:hAnsi="Cambria Math" w:cs="Times New Roman"/>
                                    </w:rPr>
                                    <m:t>θ</m:t>
                                  </m:r>
                                </m:sub>
                              </m:sSub>
                            </m:e>
                          </m:d>
                        </m:e>
                      </m:d>
                    </m:e>
                  </m:d>
                </m:e>
              </m:nary>
              <m:ctrlPr>
                <w:rPr>
                  <w:rFonts w:ascii="Cambria Math" w:eastAsia="Cambria Math" w:hAnsi="Cambria Math" w:cs="Cambria Math"/>
                  <w:i/>
                </w:rPr>
              </m:ctrlPr>
            </m:e>
            <m:e>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i</m:t>
                      </m:r>
                    </m:sub>
                  </m:sSub>
                  <m:r>
                    <w:rPr>
                      <w:rFonts w:ascii="Cambria Math" w:eastAsiaTheme="majorHAnsi" w:hAnsi="Cambria Math" w:cs="Times New Roman"/>
                    </w:rPr>
                    <m:t>,κ</m:t>
                  </m:r>
                </m:e>
              </m:d>
              <m:r>
                <w:rPr>
                  <w:rFonts w:ascii="Cambria Math" w:eastAsiaTheme="majorEastAsia" w:hAnsi="Cambria Math" w:cs="Times New Roman"/>
                </w:rPr>
                <m:t>#</m:t>
              </m:r>
              <m:ctrlPr>
                <w:rPr>
                  <w:rFonts w:ascii="Cambria Math" w:eastAsiaTheme="majorEastAsia" w:hAnsi="Cambria Math" w:cs="Times New Roman"/>
                  <w:i/>
                </w:rPr>
              </m:ctrlPr>
            </m:e>
          </m:eqAr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oMath>
      </m:oMathPara>
    </w:p>
    <w:p w14:paraId="7957B00B" w14:textId="2D6AA68C" w:rsidR="009859F9" w:rsidRDefault="003B17D6" w:rsidP="00975C28">
      <w:pPr>
        <w:spacing w:line="480" w:lineRule="auto"/>
        <w:rPr>
          <w:rFonts w:ascii="Times New Roman" w:eastAsiaTheme="majorEastAsia" w:hAnsi="Times New Roman" w:cs="Times New Roman"/>
        </w:rPr>
      </w:pPr>
      <m:oMath>
        <m:sSub>
          <m:sSubPr>
            <m:ctrlPr>
              <w:rPr>
                <w:rFonts w:ascii="Cambria Math" w:eastAsiaTheme="majorEastAsia" w:hAnsi="Cambria Math" w:cs="Times New Roman"/>
                <w:i/>
              </w:rPr>
            </m:ctrlPr>
          </m:sSubPr>
          <m:e>
            <m:r>
              <w:rPr>
                <w:rFonts w:ascii="Cambria Math" w:eastAsiaTheme="majorEastAsia" w:hAnsi="Cambria Math" w:cs="Times New Roman"/>
              </w:rPr>
              <m:t>s</m:t>
            </m:r>
          </m:e>
          <m:sub>
            <m:r>
              <w:rPr>
                <w:rFonts w:ascii="Cambria Math" w:eastAsiaTheme="majorEastAsia" w:hAnsi="Cambria Math" w:cs="Times New Roman"/>
              </w:rPr>
              <m:t>col</m:t>
            </m:r>
          </m:sub>
        </m:sSub>
      </m:oMath>
      <w:r w:rsidR="009859F9" w:rsidRPr="00852324">
        <w:rPr>
          <w:rFonts w:ascii="Times New Roman" w:eastAsiaTheme="majorEastAsia" w:hAnsi="Times New Roman" w:cs="Times New Roman"/>
        </w:rPr>
        <w:t xml:space="preserve"> and </w:t>
      </w:r>
      <m:oMath>
        <m:sSub>
          <m:sSubPr>
            <m:ctrlPr>
              <w:rPr>
                <w:rFonts w:ascii="Cambria Math" w:eastAsiaTheme="majorEastAsia" w:hAnsi="Cambria Math" w:cs="Times New Roman"/>
                <w:i/>
              </w:rPr>
            </m:ctrlPr>
          </m:sSubPr>
          <m:e>
            <m:r>
              <w:rPr>
                <w:rFonts w:ascii="Cambria Math" w:eastAsiaTheme="majorEastAsia" w:hAnsi="Cambria Math" w:cs="Times New Roman"/>
              </w:rPr>
              <m:t>s</m:t>
            </m:r>
          </m:e>
          <m:sub>
            <m:r>
              <w:rPr>
                <w:rFonts w:ascii="Cambria Math" w:eastAsiaTheme="majorEastAsia" w:hAnsi="Cambria Math" w:cs="Times New Roman"/>
              </w:rPr>
              <m:t>loc</m:t>
            </m:r>
          </m:sub>
        </m:sSub>
      </m:oMath>
      <w:r w:rsidR="00981DBD" w:rsidRPr="00852324">
        <w:rPr>
          <w:rFonts w:ascii="Times New Roman" w:eastAsiaTheme="majorEastAsia" w:hAnsi="Times New Roman" w:cs="Times New Roman"/>
        </w:rPr>
        <w:t xml:space="preserve"> are</w:t>
      </w:r>
      <w:r w:rsidR="00852324" w:rsidRPr="00852324">
        <w:rPr>
          <w:rFonts w:ascii="Times New Roman" w:eastAsiaTheme="majorEastAsia" w:hAnsi="Times New Roman" w:cs="Times New Roman"/>
        </w:rPr>
        <w:t xml:space="preserve"> the</w:t>
      </w:r>
      <w:r w:rsidR="00981DBD" w:rsidRPr="00852324">
        <w:rPr>
          <w:rFonts w:ascii="Times New Roman" w:eastAsiaTheme="majorEastAsia" w:hAnsi="Times New Roman" w:cs="Times New Roman"/>
        </w:rPr>
        <w:t xml:space="preserve"> </w:t>
      </w:r>
      <w:r w:rsidR="00852324" w:rsidRPr="00852324">
        <w:rPr>
          <w:rFonts w:ascii="Times New Roman" w:eastAsiaTheme="majorEastAsia" w:hAnsi="Times New Roman" w:cs="Times New Roman" w:hint="eastAsia"/>
        </w:rPr>
        <w:t>spa</w:t>
      </w:r>
      <w:r w:rsidR="00852324" w:rsidRPr="00852324">
        <w:rPr>
          <w:rFonts w:ascii="Times New Roman" w:eastAsiaTheme="majorEastAsia" w:hAnsi="Times New Roman" w:cs="Times New Roman"/>
        </w:rPr>
        <w:t>tial gradient parameter for the color dimension and location dimension respectively</w:t>
      </w:r>
      <w:r w:rsidR="002B35B4">
        <w:rPr>
          <w:rFonts w:ascii="Times New Roman" w:eastAsiaTheme="majorEastAsia" w:hAnsi="Times New Roman" w:cs="Times New Roman"/>
        </w:rPr>
        <w:t>.</w:t>
      </w:r>
      <w:r w:rsidR="00981DBD" w:rsidRPr="002B35B4">
        <w:rPr>
          <w:rFonts w:ascii="Times New Roman" w:eastAsiaTheme="majorEastAsia" w:hAnsi="Times New Roman" w:cs="Times New Roman"/>
        </w:rPr>
        <w:t xml:space="preserve"> </w:t>
      </w:r>
      <m:oMath>
        <m:r>
          <w:rPr>
            <w:rFonts w:ascii="Cambria Math" w:eastAsiaTheme="majorEastAsia" w:hAnsi="Cambria Math" w:cs="Times New Roman"/>
          </w:rPr>
          <m:t>w</m:t>
        </m:r>
      </m:oMath>
      <w:r w:rsidR="00981DBD" w:rsidRPr="002B35B4">
        <w:rPr>
          <w:rFonts w:ascii="Times New Roman" w:eastAsiaTheme="majorEastAsia" w:hAnsi="Times New Roman" w:cs="Times New Roman"/>
        </w:rPr>
        <w:t xml:space="preserve"> </w:t>
      </w:r>
      <w:r w:rsidR="002B35B4">
        <w:rPr>
          <w:rFonts w:ascii="Times New Roman" w:eastAsiaTheme="majorEastAsia" w:hAnsi="Times New Roman" w:cs="Times New Roman"/>
        </w:rPr>
        <w:t>controls</w:t>
      </w:r>
      <w:r w:rsidR="00981DBD" w:rsidRPr="002B35B4">
        <w:rPr>
          <w:rFonts w:ascii="Times New Roman" w:eastAsiaTheme="majorEastAsia" w:hAnsi="Times New Roman" w:cs="Times New Roman"/>
        </w:rPr>
        <w:t xml:space="preserve"> the weight of</w:t>
      </w:r>
      <w:r w:rsidR="00852324" w:rsidRPr="002B35B4">
        <w:rPr>
          <w:rFonts w:ascii="Times New Roman" w:eastAsiaTheme="majorEastAsia" w:hAnsi="Times New Roman" w:cs="Times New Roman"/>
        </w:rPr>
        <w:t xml:space="preserve"> the</w:t>
      </w:r>
      <w:r w:rsidR="002B35B4">
        <w:rPr>
          <w:rFonts w:ascii="Times New Roman" w:eastAsiaTheme="majorEastAsia" w:hAnsi="Times New Roman" w:cs="Times New Roman"/>
        </w:rPr>
        <w:t xml:space="preserve"> activation of the</w:t>
      </w:r>
      <w:r w:rsidR="00981DBD" w:rsidRPr="002B35B4">
        <w:rPr>
          <w:rFonts w:ascii="Times New Roman" w:eastAsiaTheme="majorEastAsia" w:hAnsi="Times New Roman" w:cs="Times New Roman"/>
        </w:rPr>
        <w:t xml:space="preserve"> location cue.</w:t>
      </w:r>
    </w:p>
    <w:p w14:paraId="391D56C1" w14:textId="32A03939" w:rsidR="00217106" w:rsidRPr="005614D0" w:rsidRDefault="00217106" w:rsidP="00217106">
      <w:pPr>
        <w:pStyle w:val="3"/>
        <w:rPr>
          <w:rFonts w:ascii="Times New Roman" w:hAnsi="Times New Roman" w:cs="Times New Roman"/>
          <w:i/>
          <w:iCs/>
          <w:sz w:val="24"/>
          <w:szCs w:val="24"/>
        </w:rPr>
      </w:pPr>
      <w:r w:rsidRPr="005614D0">
        <w:rPr>
          <w:rFonts w:ascii="Times New Roman" w:hAnsi="Times New Roman" w:cs="Times New Roman"/>
          <w:i/>
          <w:iCs/>
          <w:sz w:val="24"/>
          <w:szCs w:val="24"/>
        </w:rPr>
        <w:lastRenderedPageBreak/>
        <w:t>Response rule</w:t>
      </w:r>
    </w:p>
    <w:p w14:paraId="359602C1" w14:textId="6198D307" w:rsidR="00217106" w:rsidRPr="00975C28" w:rsidRDefault="00376673" w:rsidP="00217106">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217106" w:rsidRPr="00975C28">
        <w:rPr>
          <w:rFonts w:ascii="Times New Roman" w:hAnsi="Times New Roman" w:cs="Times New Roman"/>
        </w:rPr>
        <w:t xml:space="preserve">Suppose the number of the response options is </w:t>
      </w:r>
      <m:oMath>
        <m:r>
          <w:rPr>
            <w:rFonts w:ascii="Cambria Math" w:hAnsi="Cambria Math" w:cs="Times New Roman"/>
          </w:rPr>
          <m:t>N</m:t>
        </m:r>
      </m:oMath>
      <w:r w:rsidR="00217106" w:rsidRPr="00975C28">
        <w:rPr>
          <w:rFonts w:ascii="Times New Roman" w:hAnsi="Times New Roman" w:cs="Times New Roman"/>
        </w:rPr>
        <w:t xml:space="preserve"> and the options are </w:t>
      </w:r>
      <m:oMath>
        <m:r>
          <w:rPr>
            <w:rFonts w:ascii="Cambria Math" w:hAnsi="Cambria Math" w:cs="Times New Roman"/>
          </w:rPr>
          <m:t>{1, …, N}</m:t>
        </m:r>
      </m:oMath>
      <w:r w:rsidR="00217106" w:rsidRPr="00975C28">
        <w:rPr>
          <w:rFonts w:ascii="Times New Roman" w:hAnsi="Times New Roman" w:cs="Times New Roman"/>
        </w:rPr>
        <w:t xml:space="preserve">. Given the retrieval cue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oMath>
      <w:r w:rsidR="00217106" w:rsidRPr="00975C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θ</m:t>
            </m:r>
          </m:sub>
        </m:sSub>
      </m:oMath>
      <w:r w:rsidR="00217106" w:rsidRPr="00975C28">
        <w:rPr>
          <w:rFonts w:ascii="Times New Roman" w:hAnsi="Times New Roman" w:cs="Times New Roman"/>
        </w:rPr>
        <w:t xml:space="preserve">), the probability of responding </w:t>
      </w:r>
      <m:oMath>
        <m:r>
          <w:rPr>
            <w:rFonts w:ascii="Cambria Math" w:hAnsi="Cambria Math" w:cs="Times New Roman"/>
          </w:rPr>
          <m:t>x</m:t>
        </m:r>
      </m:oMath>
      <w:r w:rsidR="00217106" w:rsidRPr="00975C28">
        <w:rPr>
          <w:rFonts w:ascii="Times New Roman" w:hAnsi="Times New Roman" w:cs="Times New Roman"/>
        </w:rPr>
        <w:t xml:space="preserve"> is </w:t>
      </w:r>
    </w:p>
    <w:p w14:paraId="5DB5CE68" w14:textId="22BC5967" w:rsidR="00BD4E05" w:rsidRPr="00BD4E05" w:rsidRDefault="003B17D6" w:rsidP="00217106">
      <w:pPr>
        <w:autoSpaceDE w:val="0"/>
        <w:autoSpaceDN w:val="0"/>
        <w:adjustRightInd w:val="0"/>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e>
                  </m:d>
                </m:num>
                <m:den>
                  <m:nary>
                    <m:naryPr>
                      <m:chr m:val="∑"/>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j</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e>
                      </m:d>
                    </m:e>
                  </m:nary>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6F8414C2" w14:textId="5F9A27BE" w:rsidR="00217106" w:rsidRPr="00217106" w:rsidRDefault="00217106" w:rsidP="00EC1FDB">
      <w:pPr>
        <w:autoSpaceDE w:val="0"/>
        <w:autoSpaceDN w:val="0"/>
        <w:adjustRightInd w:val="0"/>
        <w:spacing w:line="480" w:lineRule="auto"/>
        <w:rPr>
          <w:rFonts w:ascii="Times New Roman" w:eastAsiaTheme="majorEastAsia" w:hAnsi="Times New Roman" w:cs="Times New Roman"/>
        </w:rPr>
      </w:pPr>
      <w:r>
        <w:rPr>
          <w:rFonts w:ascii="Times New Roman" w:hAnsi="Times New Roman" w:cs="Times New Roman" w:hint="eastAsia"/>
        </w:rPr>
        <w:t>S</w:t>
      </w:r>
      <w:r>
        <w:rPr>
          <w:rFonts w:ascii="Times New Roman" w:hAnsi="Times New Roman" w:cs="Times New Roman"/>
        </w:rPr>
        <w:t xml:space="preserve">ince this probability would not change by multiplying a constant to </w:t>
      </w:r>
      <m:oMath>
        <m:r>
          <w:rPr>
            <w:rFonts w:ascii="Cambria Math" w:hAnsi="Cambria Math" w:cs="Times New Roman"/>
          </w:rPr>
          <m:t>a, b</m:t>
        </m:r>
      </m:oMath>
      <w:r>
        <w:rPr>
          <w:rFonts w:ascii="Times New Roman" w:hAnsi="Times New Roman" w:cs="Times New Roman" w:hint="eastAsia"/>
        </w:rPr>
        <w:t xml:space="preserve"> </w:t>
      </w:r>
      <w:r>
        <w:rPr>
          <w:rFonts w:ascii="Times New Roman" w:hAnsi="Times New Roman" w:cs="Times New Roman"/>
        </w:rPr>
        <w:t xml:space="preserve">and </w:t>
      </w:r>
      <m:oMath>
        <m:r>
          <w:rPr>
            <w:rFonts w:ascii="Cambria Math" w:hAnsi="Cambria Math" w:cs="Times New Roman"/>
          </w:rPr>
          <m:t>c</m:t>
        </m:r>
      </m:oMath>
      <w:r>
        <w:rPr>
          <w:rFonts w:ascii="Times New Roman" w:hAnsi="Times New Roman" w:cs="Times New Roman" w:hint="eastAsia"/>
        </w:rPr>
        <w:t xml:space="preserve"> </w:t>
      </w:r>
      <w:r>
        <w:rPr>
          <w:rFonts w:ascii="Times New Roman" w:hAnsi="Times New Roman" w:cs="Times New Roman"/>
        </w:rPr>
        <w:t xml:space="preserve">simultaneously, </w:t>
      </w:r>
      <m:oMath>
        <m:r>
          <w:rPr>
            <w:rFonts w:ascii="Cambria Math" w:hAnsi="Cambria Math" w:cs="Times New Roman"/>
          </w:rPr>
          <m:t>c</m:t>
        </m:r>
      </m:oMath>
      <w:r>
        <w:rPr>
          <w:rFonts w:ascii="Times New Roman" w:hAnsi="Times New Roman" w:cs="Times New Roman" w:hint="eastAsia"/>
        </w:rPr>
        <w:t xml:space="preserve"> </w:t>
      </w:r>
      <w:r>
        <w:rPr>
          <w:rFonts w:ascii="Times New Roman" w:hAnsi="Times New Roman" w:cs="Times New Roman"/>
        </w:rPr>
        <w:t>is set to 1.</w:t>
      </w:r>
    </w:p>
    <w:p w14:paraId="42E77DED" w14:textId="77777777" w:rsidR="00BD34A4" w:rsidRPr="00975C28" w:rsidRDefault="00BD34A4" w:rsidP="003B141C">
      <w:pPr>
        <w:pStyle w:val="2"/>
        <w:rPr>
          <w:rFonts w:ascii="Times New Roman" w:hAnsi="Times New Roman" w:cs="Times New Roman"/>
          <w:sz w:val="24"/>
          <w:szCs w:val="24"/>
        </w:rPr>
      </w:pPr>
      <w:r w:rsidRPr="00975C28">
        <w:rPr>
          <w:rFonts w:ascii="Times New Roman" w:hAnsi="Times New Roman" w:cs="Times New Roman"/>
          <w:sz w:val="24"/>
          <w:szCs w:val="24"/>
        </w:rPr>
        <w:t>Experimental design</w:t>
      </w:r>
    </w:p>
    <w:p w14:paraId="3FCCA782" w14:textId="27206A5F" w:rsidR="00734344" w:rsidRPr="00975C28" w:rsidRDefault="00376673" w:rsidP="00037D31">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D34A4" w:rsidRPr="00975C28">
        <w:rPr>
          <w:rFonts w:ascii="Times New Roman" w:hAnsi="Times New Roman" w:cs="Times New Roman"/>
        </w:rPr>
        <w:t xml:space="preserve">21 </w:t>
      </w:r>
      <w:r w:rsidR="00734344" w:rsidRPr="00975C28">
        <w:rPr>
          <w:rFonts w:ascii="Times New Roman" w:hAnsi="Times New Roman" w:cs="Times New Roman"/>
        </w:rPr>
        <w:t>p</w:t>
      </w:r>
      <w:r w:rsidR="00BD34A4" w:rsidRPr="00975C28">
        <w:rPr>
          <w:rFonts w:ascii="Times New Roman" w:hAnsi="Times New Roman" w:cs="Times New Roman"/>
        </w:rPr>
        <w:t>articipants were asked to do a continuous-reproduction task. In each trial, six colored discs were presented, each with a rectangular gap</w:t>
      </w:r>
      <w:r w:rsidR="001601F2" w:rsidRPr="00975C28">
        <w:rPr>
          <w:rFonts w:ascii="Times New Roman" w:hAnsi="Times New Roman" w:cs="Times New Roman"/>
        </w:rPr>
        <w:t>, for a short while and then disappear</w:t>
      </w:r>
      <w:r w:rsidR="00BD34A4" w:rsidRPr="00975C28">
        <w:rPr>
          <w:rFonts w:ascii="Times New Roman" w:hAnsi="Times New Roman" w:cs="Times New Roman"/>
        </w:rPr>
        <w:t xml:space="preserve">. </w:t>
      </w:r>
      <w:r w:rsidR="001601F2" w:rsidRPr="00975C28">
        <w:rPr>
          <w:rFonts w:ascii="Times New Roman" w:hAnsi="Times New Roman" w:cs="Times New Roman"/>
        </w:rPr>
        <w:t xml:space="preserve">After a short retention interval, one disc was randomly chosen and participants were asked to reproduce </w:t>
      </w:r>
      <w:r w:rsidR="001632AA">
        <w:rPr>
          <w:rFonts w:ascii="Times New Roman" w:hAnsi="Times New Roman" w:cs="Times New Roman"/>
        </w:rPr>
        <w:t>the</w:t>
      </w:r>
      <w:r w:rsidR="001601F2" w:rsidRPr="00975C28">
        <w:rPr>
          <w:rFonts w:ascii="Times New Roman" w:hAnsi="Times New Roman" w:cs="Times New Roman"/>
        </w:rPr>
        <w:t xml:space="preserve"> orientation</w:t>
      </w:r>
      <w:r w:rsidR="001632AA">
        <w:rPr>
          <w:rFonts w:ascii="Times New Roman" w:hAnsi="Times New Roman" w:cs="Times New Roman"/>
        </w:rPr>
        <w:t xml:space="preserve"> of its gap</w:t>
      </w:r>
      <w:r w:rsidR="001601F2" w:rsidRPr="00975C28">
        <w:rPr>
          <w:rFonts w:ascii="Times New Roman" w:hAnsi="Times New Roman" w:cs="Times New Roman"/>
        </w:rPr>
        <w:t xml:space="preserve">. </w:t>
      </w:r>
      <w:r w:rsidR="00BD34A4" w:rsidRPr="00975C28">
        <w:rPr>
          <w:rFonts w:ascii="Times New Roman" w:hAnsi="Times New Roman" w:cs="Times New Roman"/>
        </w:rPr>
        <w:t xml:space="preserve">The colors of six discs were randomly selected from nine equidistant colors on a color circle. </w:t>
      </w:r>
      <w:r w:rsidR="00C826AE">
        <w:rPr>
          <w:rFonts w:ascii="Times New Roman" w:hAnsi="Times New Roman" w:cs="Times New Roman"/>
        </w:rPr>
        <w:t>The</w:t>
      </w:r>
      <w:r w:rsidR="00BD34A4" w:rsidRPr="00975C28">
        <w:rPr>
          <w:rFonts w:ascii="Times New Roman" w:hAnsi="Times New Roman" w:cs="Times New Roman"/>
        </w:rPr>
        <w:t xml:space="preserve"> color circle contained 360 colors</w:t>
      </w:r>
      <w:r w:rsidR="00734344" w:rsidRPr="00975C28">
        <w:rPr>
          <w:rFonts w:ascii="Times New Roman" w:hAnsi="Times New Roman" w:cs="Times New Roman"/>
        </w:rPr>
        <w:t xml:space="preserve"> which were</w:t>
      </w:r>
      <w:r w:rsidR="00BD34A4" w:rsidRPr="00975C28">
        <w:rPr>
          <w:rFonts w:ascii="Times New Roman" w:hAnsi="Times New Roman" w:cs="Times New Roman"/>
        </w:rPr>
        <w:t xml:space="preserve"> created from the CIE L*a*b color model and</w:t>
      </w:r>
      <w:r w:rsidR="00734344" w:rsidRPr="00975C28">
        <w:rPr>
          <w:rFonts w:ascii="Times New Roman" w:hAnsi="Times New Roman" w:cs="Times New Roman"/>
        </w:rPr>
        <w:t xml:space="preserve"> </w:t>
      </w:r>
      <w:r w:rsidR="00BD34A4" w:rsidRPr="00975C28">
        <w:rPr>
          <w:rFonts w:ascii="Times New Roman" w:hAnsi="Times New Roman" w:cs="Times New Roman"/>
        </w:rPr>
        <w:t xml:space="preserve">equidistant </w:t>
      </w:r>
      <w:r w:rsidR="00C826AE">
        <w:rPr>
          <w:rFonts w:ascii="Times New Roman" w:hAnsi="Times New Roman" w:cs="Times New Roman"/>
        </w:rPr>
        <w:t xml:space="preserve">located </w:t>
      </w:r>
      <w:r w:rsidR="00BD34A4" w:rsidRPr="00975C28">
        <w:rPr>
          <w:rFonts w:ascii="Times New Roman" w:hAnsi="Times New Roman" w:cs="Times New Roman"/>
        </w:rPr>
        <w:t>on th</w:t>
      </w:r>
      <w:r w:rsidR="00734344" w:rsidRPr="00975C28">
        <w:rPr>
          <w:rFonts w:ascii="Times New Roman" w:hAnsi="Times New Roman" w:cs="Times New Roman"/>
        </w:rPr>
        <w:t>is</w:t>
      </w:r>
      <w:r w:rsidR="00BD34A4" w:rsidRPr="00975C28">
        <w:rPr>
          <w:rFonts w:ascii="Times New Roman" w:hAnsi="Times New Roman" w:cs="Times New Roman"/>
        </w:rPr>
        <w:t xml:space="preserve"> circle. The locations of six discs were randomly selected from 13 locations equidistantly spaced along an invisible circle. The orientations of six gaps were randomly selected from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m:t>
            </m:r>
          </m:sup>
        </m:sSup>
      </m:oMath>
      <w:r w:rsidR="00BD34A4" w:rsidRPr="00975C28">
        <w:rPr>
          <w:rFonts w:ascii="Times New Roman" w:hAnsi="Times New Roman" w:cs="Times New Roman"/>
        </w:rPr>
        <w:t xml:space="preserve"> to </w:t>
      </w:r>
      <m:oMath>
        <m:sSup>
          <m:sSupPr>
            <m:ctrlPr>
              <w:rPr>
                <w:rFonts w:ascii="Cambria Math" w:hAnsi="Cambria Math" w:cs="Times New Roman"/>
                <w:i/>
              </w:rPr>
            </m:ctrlPr>
          </m:sSupPr>
          <m:e>
            <m:r>
              <w:rPr>
                <w:rFonts w:ascii="Cambria Math" w:hAnsi="Cambria Math" w:cs="Times New Roman"/>
              </w:rPr>
              <m:t>360</m:t>
            </m:r>
          </m:e>
          <m:sup>
            <m:r>
              <w:rPr>
                <w:rFonts w:ascii="Cambria Math" w:hAnsi="Cambria Math" w:cs="Times New Roman"/>
              </w:rPr>
              <m:t>°</m:t>
            </m:r>
          </m:sup>
        </m:sSup>
      </m:oMath>
      <w:r w:rsidR="00BD34A4" w:rsidRPr="00975C28">
        <w:rPr>
          <w:rFonts w:ascii="Times New Roman" w:hAnsi="Times New Roman" w:cs="Times New Roman"/>
        </w:rPr>
        <w:t xml:space="preserve">. </w:t>
      </w:r>
      <w:r w:rsidR="005E20A2" w:rsidRPr="00975C28">
        <w:rPr>
          <w:rFonts w:ascii="Times New Roman" w:hAnsi="Times New Roman" w:cs="Times New Roman"/>
        </w:rPr>
        <w:t xml:space="preserve">The disc could be </w:t>
      </w:r>
      <w:r w:rsidR="00CB56B0" w:rsidRPr="00975C28">
        <w:rPr>
          <w:rFonts w:ascii="Times New Roman" w:hAnsi="Times New Roman" w:cs="Times New Roman"/>
        </w:rPr>
        <w:t xml:space="preserve">probed by its </w:t>
      </w:r>
      <w:r w:rsidR="005E20A2" w:rsidRPr="00975C28">
        <w:rPr>
          <w:rFonts w:ascii="Times New Roman" w:hAnsi="Times New Roman" w:cs="Times New Roman"/>
        </w:rPr>
        <w:t>color, location or both</w:t>
      </w:r>
      <w:r w:rsidR="00BD34A4" w:rsidRPr="00975C28">
        <w:rPr>
          <w:rFonts w:ascii="Times New Roman" w:hAnsi="Times New Roman" w:cs="Times New Roman"/>
        </w:rPr>
        <w:t xml:space="preserve">. </w:t>
      </w:r>
      <w:r w:rsidR="00B435FD" w:rsidRPr="00975C28">
        <w:rPr>
          <w:rFonts w:ascii="Times New Roman" w:hAnsi="Times New Roman" w:cs="Times New Roman"/>
        </w:rPr>
        <w:t xml:space="preserve">A disc with the same color of the probed disc was present at the screen center in the color-cue condition; a black disc appeared at the probed disc’s location in the location-cue condition; a disc with the same color and location of the probed disc was presented in the both-cue condition. </w:t>
      </w:r>
      <w:r w:rsidR="00BD34A4" w:rsidRPr="00975C28">
        <w:rPr>
          <w:rFonts w:ascii="Times New Roman" w:hAnsi="Times New Roman" w:cs="Times New Roman"/>
        </w:rPr>
        <w:t>The conditions appeared randomly</w:t>
      </w:r>
      <w:r w:rsidR="00BA473B" w:rsidRPr="00975C28">
        <w:rPr>
          <w:rFonts w:ascii="Times New Roman" w:hAnsi="Times New Roman" w:cs="Times New Roman"/>
        </w:rPr>
        <w:t xml:space="preserve"> for each trial</w:t>
      </w:r>
      <w:r w:rsidR="00BD34A4" w:rsidRPr="00975C28">
        <w:rPr>
          <w:rFonts w:ascii="Times New Roman" w:hAnsi="Times New Roman" w:cs="Times New Roman"/>
        </w:rPr>
        <w:t xml:space="preserve"> and participants did not know which w</w:t>
      </w:r>
      <w:r w:rsidR="005374F6">
        <w:rPr>
          <w:rFonts w:ascii="Times New Roman" w:hAnsi="Times New Roman" w:cs="Times New Roman"/>
        </w:rPr>
        <w:t>ould</w:t>
      </w:r>
      <w:r w:rsidR="00BD34A4" w:rsidRPr="00975C28">
        <w:rPr>
          <w:rFonts w:ascii="Times New Roman" w:hAnsi="Times New Roman" w:cs="Times New Roman"/>
        </w:rPr>
        <w:t xml:space="preserve"> </w:t>
      </w:r>
      <w:r w:rsidR="00BA473B" w:rsidRPr="00975C28">
        <w:rPr>
          <w:rFonts w:ascii="Times New Roman" w:hAnsi="Times New Roman" w:cs="Times New Roman"/>
        </w:rPr>
        <w:t>be</w:t>
      </w:r>
      <w:r w:rsidR="005374F6">
        <w:rPr>
          <w:rFonts w:ascii="Times New Roman" w:hAnsi="Times New Roman" w:cs="Times New Roman"/>
        </w:rPr>
        <w:t xml:space="preserve"> in the present </w:t>
      </w:r>
      <w:r w:rsidR="005374F6">
        <w:rPr>
          <w:rFonts w:ascii="Times New Roman" w:hAnsi="Times New Roman" w:cs="Times New Roman"/>
        </w:rPr>
        <w:lastRenderedPageBreak/>
        <w:t>trial</w:t>
      </w:r>
      <w:r w:rsidR="00BD34A4" w:rsidRPr="00975C28">
        <w:rPr>
          <w:rFonts w:ascii="Times New Roman" w:hAnsi="Times New Roman" w:cs="Times New Roman"/>
        </w:rPr>
        <w:t xml:space="preserve"> until the cue </w:t>
      </w:r>
      <w:r w:rsidR="00BA473B" w:rsidRPr="00975C28">
        <w:rPr>
          <w:rFonts w:ascii="Times New Roman" w:hAnsi="Times New Roman" w:cs="Times New Roman"/>
        </w:rPr>
        <w:t>was</w:t>
      </w:r>
      <w:r w:rsidR="00BD34A4" w:rsidRPr="00975C28">
        <w:rPr>
          <w:rFonts w:ascii="Times New Roman" w:hAnsi="Times New Roman" w:cs="Times New Roman"/>
        </w:rPr>
        <w:t xml:space="preserve"> given. </w:t>
      </w:r>
      <w:r w:rsidR="00BA473B" w:rsidRPr="00975C28">
        <w:rPr>
          <w:rFonts w:ascii="Times New Roman" w:hAnsi="Times New Roman" w:cs="Times New Roman"/>
        </w:rPr>
        <w:t>Each participant took a</w:t>
      </w:r>
      <w:r w:rsidR="00BD34A4" w:rsidRPr="00975C28">
        <w:rPr>
          <w:rFonts w:ascii="Times New Roman" w:hAnsi="Times New Roman" w:cs="Times New Roman"/>
        </w:rPr>
        <w:t xml:space="preserve"> total of 300 trials, 100 for each condition. The sequence of three conditions were random</w:t>
      </w:r>
      <w:r w:rsidR="00BF3057" w:rsidRPr="00975C28">
        <w:rPr>
          <w:rFonts w:ascii="Times New Roman" w:hAnsi="Times New Roman" w:cs="Times New Roman"/>
        </w:rPr>
        <w:t>ized for each participant</w:t>
      </w:r>
      <w:r w:rsidR="00734344" w:rsidRPr="00975C28">
        <w:rPr>
          <w:rFonts w:ascii="Times New Roman" w:hAnsi="Times New Roman" w:cs="Times New Roman"/>
        </w:rPr>
        <w:t>. The raw dataset is available on</w:t>
      </w:r>
      <w:r w:rsidR="00E24499">
        <w:rPr>
          <w:rFonts w:ascii="Times New Roman" w:hAnsi="Times New Roman" w:cs="Times New Roman"/>
        </w:rPr>
        <w:t xml:space="preserve"> </w:t>
      </w:r>
      <w:hyperlink r:id="rId18" w:history="1">
        <w:r w:rsidR="00E24499" w:rsidRPr="00E24499">
          <w:rPr>
            <w:rStyle w:val="af3"/>
            <w:rFonts w:ascii="Times New Roman" w:hAnsi="Times New Roman" w:cs="Times New Roman"/>
          </w:rPr>
          <w:t>https://osf.io/wgqd5/</w:t>
        </w:r>
      </w:hyperlink>
      <w:r w:rsidR="00734344" w:rsidRPr="00975C28">
        <w:rPr>
          <w:rFonts w:ascii="Times New Roman" w:hAnsi="Times New Roman" w:cs="Times New Roman"/>
        </w:rPr>
        <w:t>.</w:t>
      </w:r>
    </w:p>
    <w:p w14:paraId="1729D10D" w14:textId="77777777" w:rsidR="005E63D2" w:rsidRPr="00975C28" w:rsidRDefault="00BF3057" w:rsidP="00F769B1">
      <w:pPr>
        <w:pStyle w:val="2"/>
        <w:rPr>
          <w:rFonts w:ascii="Times New Roman" w:hAnsi="Times New Roman" w:cs="Times New Roman"/>
          <w:sz w:val="24"/>
          <w:szCs w:val="24"/>
        </w:rPr>
      </w:pPr>
      <w:r w:rsidRPr="00975C28">
        <w:rPr>
          <w:rFonts w:ascii="Times New Roman" w:hAnsi="Times New Roman" w:cs="Times New Roman"/>
          <w:sz w:val="24"/>
          <w:szCs w:val="24"/>
        </w:rPr>
        <w:t>Core predictions</w:t>
      </w:r>
    </w:p>
    <w:p w14:paraId="606158FF" w14:textId="638BFDB1" w:rsidR="00B83BE4" w:rsidRPr="00975C28" w:rsidRDefault="00376673" w:rsidP="00CD4232">
      <w:pPr>
        <w:spacing w:line="480" w:lineRule="auto"/>
        <w:rPr>
          <w:rFonts w:ascii="Times New Roman" w:hAnsi="Times New Roman" w:cs="Times New Roman"/>
          <w:b/>
          <w:bCs/>
        </w:rPr>
      </w:pPr>
      <w:r>
        <w:rPr>
          <w:rFonts w:ascii="Times New Roman" w:hAnsi="Times New Roman" w:cs="Times New Roman"/>
        </w:rPr>
        <w:tab/>
      </w:r>
      <w:r w:rsidR="00B83BE4" w:rsidRPr="00975C28">
        <w:rPr>
          <w:rFonts w:ascii="Times New Roman" w:hAnsi="Times New Roman" w:cs="Times New Roman"/>
        </w:rPr>
        <w:t>Seven free parameters are in the IM for Experiment 4. Based on the logic and theory, the boundary and order of parameters are</w:t>
      </w:r>
    </w:p>
    <w:p w14:paraId="0B4E92C5" w14:textId="0A556CC5" w:rsidR="00B83BE4" w:rsidRPr="00975C28" w:rsidRDefault="00B83BE4" w:rsidP="00CD4232">
      <w:pPr>
        <w:spacing w:line="480" w:lineRule="auto"/>
        <w:rPr>
          <w:rFonts w:ascii="Times New Roman" w:hAnsi="Times New Roman" w:cs="Times New Roman"/>
        </w:rPr>
      </w:pPr>
      <m:oMathPara>
        <m:oMath>
          <m:r>
            <w:rPr>
              <w:rFonts w:ascii="Cambria Math" w:hAnsi="Cambria Math" w:cs="Times New Roman"/>
            </w:rPr>
            <m:t xml:space="preserve">a&gt;0, b&gt;0, 0&lt;r&lt;1, κ&gt;0,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r>
            <w:rPr>
              <w:rFonts w:ascii="Cambria Math" w:hAnsi="Cambria Math" w:cs="Times New Roman"/>
            </w:rPr>
            <m:t xml:space="preserve">&gt;κ,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loc</m:t>
              </m:r>
            </m:sub>
          </m:sSub>
          <m:r>
            <w:rPr>
              <w:rFonts w:ascii="Cambria Math" w:hAnsi="Cambria Math" w:cs="Times New Roman"/>
            </w:rPr>
            <m:t xml:space="preserve">&gt;0,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col</m:t>
              </m:r>
            </m:sub>
          </m:sSub>
          <m:r>
            <w:rPr>
              <w:rFonts w:ascii="Cambria Math" w:hAnsi="Cambria Math" w:cs="Times New Roman"/>
            </w:rPr>
            <m:t>&gt;0,1≥w≥0.</m:t>
          </m:r>
        </m:oMath>
      </m:oMathPara>
    </w:p>
    <w:p w14:paraId="6DFDF8FD" w14:textId="38010F8B" w:rsidR="004201B6" w:rsidRDefault="007665E7" w:rsidP="00CD4232">
      <w:pPr>
        <w:spacing w:line="480" w:lineRule="auto"/>
        <w:rPr>
          <w:rFonts w:ascii="Times New Roman" w:hAnsi="Times New Roman" w:cs="Times New Roman"/>
        </w:rPr>
      </w:pPr>
      <w:r w:rsidRPr="00975C28">
        <w:rPr>
          <w:rFonts w:ascii="Times New Roman" w:hAnsi="Times New Roman" w:cs="Times New Roman"/>
        </w:rPr>
        <w:t xml:space="preserve">Let </w:t>
      </w:r>
      <m:oMath>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r>
          <w:rPr>
            <w:rFonts w:ascii="Cambria Math" w:hAnsi="Cambria Math" w:cs="Times New Roman"/>
          </w:rPr>
          <m:t>-κ</m:t>
        </m:r>
      </m:oMath>
      <w:r w:rsidRPr="00975C28">
        <w:rPr>
          <w:rFonts w:ascii="Times New Roman" w:hAnsi="Times New Roman" w:cs="Times New Roman"/>
        </w:rPr>
        <w:t xml:space="preserve">, then </w:t>
      </w:r>
      <m:oMath>
        <m:r>
          <w:rPr>
            <w:rFonts w:ascii="Cambria Math" w:hAnsi="Cambria Math" w:cs="Times New Roman"/>
          </w:rPr>
          <m:t>δ&gt;0</m:t>
        </m:r>
      </m:oMath>
      <w:r w:rsidRPr="00975C28">
        <w:rPr>
          <w:rFonts w:ascii="Times New Roman" w:hAnsi="Times New Roman" w:cs="Times New Roman"/>
        </w:rPr>
        <w:t xml:space="preserve">. The informative prior was developed for </w:t>
      </w:r>
      <m:oMath>
        <m:r>
          <w:rPr>
            <w:rFonts w:ascii="Cambria Math" w:hAnsi="Cambria Math" w:cs="Times New Roman"/>
          </w:rPr>
          <m:t>δ</m:t>
        </m:r>
      </m:oMath>
      <w:r w:rsidRPr="00975C28">
        <w:rPr>
          <w:rFonts w:ascii="Times New Roman" w:hAnsi="Times New Roman" w:cs="Times New Roman"/>
        </w:rPr>
        <w:t xml:space="preserve"> to maintain the order between </w:t>
      </w:r>
      <m:oMath>
        <m:r>
          <w:rPr>
            <w:rFonts w:ascii="Cambria Math" w:hAnsi="Cambria Math" w:cs="Times New Roman"/>
          </w:rPr>
          <m:t>κ</m:t>
        </m:r>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oMath>
      <w:r w:rsidRPr="00975C28">
        <w:rPr>
          <w:rFonts w:ascii="Times New Roman" w:hAnsi="Times New Roman" w:cs="Times New Roman"/>
        </w:rPr>
        <w:t>.</w:t>
      </w:r>
    </w:p>
    <w:p w14:paraId="060588C5" w14:textId="0384DABC" w:rsidR="00D00C59" w:rsidRDefault="007665E7" w:rsidP="00646E2F">
      <w:pPr>
        <w:spacing w:line="480" w:lineRule="auto"/>
        <w:rPr>
          <w:rFonts w:ascii="Times New Roman" w:hAnsi="Times New Roman" w:cs="Times New Roman"/>
        </w:rPr>
      </w:pPr>
      <w:r w:rsidRPr="00975C28">
        <w:rPr>
          <w:rFonts w:ascii="Times New Roman" w:hAnsi="Times New Roman" w:cs="Times New Roman"/>
        </w:rPr>
        <w:tab/>
      </w:r>
      <w:r w:rsidR="008B7FCC" w:rsidRPr="00975C28">
        <w:rPr>
          <w:rFonts w:ascii="Times New Roman" w:hAnsi="Times New Roman" w:cs="Times New Roman"/>
        </w:rPr>
        <w:t>E</w:t>
      </w:r>
      <w:r w:rsidRPr="00975C28">
        <w:rPr>
          <w:rFonts w:ascii="Times New Roman" w:hAnsi="Times New Roman" w:cs="Times New Roman"/>
        </w:rPr>
        <w:t xml:space="preserve">xperiment </w:t>
      </w:r>
      <w:r w:rsidR="008B7FCC" w:rsidRPr="00975C28">
        <w:rPr>
          <w:rFonts w:ascii="Times New Roman" w:hAnsi="Times New Roman" w:cs="Times New Roman"/>
        </w:rPr>
        <w:t xml:space="preserve">1 </w:t>
      </w:r>
      <w:r w:rsidRPr="00975C28">
        <w:rPr>
          <w:rFonts w:ascii="Times New Roman" w:hAnsi="Times New Roman" w:cs="Times New Roman"/>
        </w:rPr>
        <w:t xml:space="preserve">in the original paper </w:t>
      </w:r>
      <w:r w:rsidR="008B7FCC" w:rsidRPr="00975C28">
        <w:rPr>
          <w:rFonts w:ascii="Times New Roman" w:hAnsi="Times New Roman" w:cs="Times New Roman"/>
        </w:rPr>
        <w:t>used the</w:t>
      </w:r>
      <w:r w:rsidR="0091790E">
        <w:rPr>
          <w:rFonts w:ascii="Times New Roman" w:hAnsi="Times New Roman" w:cs="Times New Roman"/>
        </w:rPr>
        <w:t xml:space="preserve"> same</w:t>
      </w:r>
      <w:r w:rsidR="008B7FCC" w:rsidRPr="00975C28">
        <w:rPr>
          <w:rFonts w:ascii="Times New Roman" w:hAnsi="Times New Roman" w:cs="Times New Roman"/>
        </w:rPr>
        <w:t xml:space="preserve"> paradigm as Experiment 4, except that the memory contents are colors and only spatial location </w:t>
      </w:r>
      <w:r w:rsidR="0091790E">
        <w:rPr>
          <w:rFonts w:ascii="Times New Roman" w:hAnsi="Times New Roman" w:cs="Times New Roman"/>
        </w:rPr>
        <w:t>was used as</w:t>
      </w:r>
      <w:r w:rsidR="008B7FCC" w:rsidRPr="00975C28">
        <w:rPr>
          <w:rFonts w:ascii="Times New Roman" w:hAnsi="Times New Roman" w:cs="Times New Roman"/>
        </w:rPr>
        <w:t xml:space="preserve"> retrieval cue.</w:t>
      </w:r>
      <w:r w:rsidR="00D275FC">
        <w:rPr>
          <w:rFonts w:ascii="Times New Roman" w:hAnsi="Times New Roman" w:cs="Times New Roman"/>
        </w:rPr>
        <w:t xml:space="preserve"> </w:t>
      </w:r>
      <w:r w:rsidR="00D603FC">
        <w:rPr>
          <w:rFonts w:ascii="Times New Roman" w:hAnsi="Times New Roman" w:cs="Times New Roman"/>
        </w:rPr>
        <w:t xml:space="preserve">Since </w:t>
      </w:r>
      <m:oMath>
        <m:r>
          <w:rPr>
            <w:rFonts w:ascii="Cambria Math" w:hAnsi="Cambria Math" w:cs="Times New Roman"/>
          </w:rPr>
          <m:t>a,b</m:t>
        </m:r>
      </m:oMath>
      <w:r w:rsidR="00D603FC">
        <w:rPr>
          <w:rFonts w:ascii="Times New Roman" w:hAnsi="Times New Roman" w:cs="Times New Roman" w:hint="eastAsia"/>
        </w:rPr>
        <w:t xml:space="preserve"> </w:t>
      </w:r>
      <w:r w:rsidR="00D603FC">
        <w:rPr>
          <w:rFonts w:ascii="Times New Roman" w:hAnsi="Times New Roman" w:cs="Times New Roman"/>
        </w:rPr>
        <w:t xml:space="preserve">and </w:t>
      </w:r>
      <m:oMath>
        <m:r>
          <w:rPr>
            <w:rFonts w:ascii="Cambria Math" w:hAnsi="Cambria Math" w:cs="Times New Roman"/>
          </w:rPr>
          <m:t>γ</m:t>
        </m:r>
      </m:oMath>
      <w:r w:rsidR="00D603FC">
        <w:rPr>
          <w:rFonts w:ascii="Times New Roman" w:hAnsi="Times New Roman" w:cs="Times New Roman" w:hint="eastAsia"/>
        </w:rPr>
        <w:t xml:space="preserve"> </w:t>
      </w:r>
      <w:r w:rsidR="00D603FC">
        <w:rPr>
          <w:rFonts w:ascii="Times New Roman" w:hAnsi="Times New Roman" w:cs="Times New Roman"/>
        </w:rPr>
        <w:t>are not closed related to the stimuli, I assumed the priors of them followed Experiment 1’s estimates.</w:t>
      </w:r>
      <w:r w:rsidR="00354CC3">
        <w:rPr>
          <w:rFonts w:ascii="Times New Roman" w:hAnsi="Times New Roman" w:cs="Times New Roman"/>
        </w:rPr>
        <w:t xml:space="preserve"> </w:t>
      </w:r>
      <w:r w:rsidR="00A37E55">
        <w:rPr>
          <w:rFonts w:ascii="Times New Roman" w:hAnsi="Times New Roman" w:cs="Times New Roman"/>
        </w:rPr>
        <w:t xml:space="preserve">The </w:t>
      </w:r>
      <w:r w:rsidR="00354CC3">
        <w:rPr>
          <w:rFonts w:ascii="Times New Roman" w:hAnsi="Times New Roman" w:cs="Times New Roman"/>
        </w:rPr>
        <w:t xml:space="preserve">distribution of </w:t>
      </w:r>
      <w:r w:rsidR="00A37E55">
        <w:rPr>
          <w:rFonts w:ascii="Times New Roman" w:hAnsi="Times New Roman" w:cs="Times New Roman"/>
        </w:rPr>
        <w:t>response errors when</w:t>
      </w:r>
      <w:r w:rsidR="00D603FC" w:rsidRPr="00975C28">
        <w:rPr>
          <w:rFonts w:ascii="Times New Roman" w:hAnsi="Times New Roman" w:cs="Times New Roman"/>
        </w:rPr>
        <w:t xml:space="preserve"> using location </w:t>
      </w:r>
      <w:r w:rsidR="00A37E55">
        <w:rPr>
          <w:rFonts w:ascii="Times New Roman" w:hAnsi="Times New Roman" w:cs="Times New Roman"/>
        </w:rPr>
        <w:t xml:space="preserve">to retrieve orientation </w:t>
      </w:r>
      <w:r w:rsidR="00354CC3">
        <w:rPr>
          <w:rFonts w:ascii="Times New Roman" w:hAnsi="Times New Roman" w:cs="Times New Roman"/>
        </w:rPr>
        <w:t>was similar to that when retrieving color</w:t>
      </w:r>
      <w:r w:rsidR="00A37E55" w:rsidRPr="00975C28">
        <w:rPr>
          <w:rFonts w:ascii="Times New Roman" w:hAnsi="Times New Roman" w:cs="Times New Roman"/>
        </w:rPr>
        <w:t xml:space="preserve"> </w:t>
      </w:r>
      <w:r w:rsidR="005F1645">
        <w:rPr>
          <w:rFonts w:ascii="Times New Roman" w:hAnsi="Times New Roman" w:cs="Times New Roman"/>
        </w:rPr>
        <w:t>(</w:t>
      </w:r>
      <w:r w:rsidR="00A37E55" w:rsidRPr="00975C28">
        <w:rPr>
          <w:rFonts w:ascii="Times New Roman" w:hAnsi="Times New Roman" w:cs="Times New Roman"/>
        </w:rPr>
        <w:t>Bays et al., 2011)</w:t>
      </w:r>
      <w:r w:rsidR="00D603FC" w:rsidRPr="00975C28">
        <w:rPr>
          <w:rFonts w:ascii="Times New Roman" w:hAnsi="Times New Roman" w:cs="Times New Roman"/>
        </w:rPr>
        <w:t xml:space="preserve">. </w:t>
      </w:r>
      <w:r w:rsidR="007E47D2">
        <w:rPr>
          <w:rFonts w:ascii="Times New Roman" w:hAnsi="Times New Roman" w:cs="Times New Roman"/>
        </w:rPr>
        <w:t>It was also found that when participants did not know whether</w:t>
      </w:r>
      <w:r w:rsidR="00D603FC" w:rsidRPr="00975C28">
        <w:rPr>
          <w:rFonts w:ascii="Times New Roman" w:hAnsi="Times New Roman" w:cs="Times New Roman"/>
        </w:rPr>
        <w:t xml:space="preserve"> color </w:t>
      </w:r>
      <w:r w:rsidR="007E47D2">
        <w:rPr>
          <w:rFonts w:ascii="Times New Roman" w:hAnsi="Times New Roman" w:cs="Times New Roman"/>
        </w:rPr>
        <w:t>or</w:t>
      </w:r>
      <w:r w:rsidR="00D603FC" w:rsidRPr="00975C28">
        <w:rPr>
          <w:rFonts w:ascii="Times New Roman" w:hAnsi="Times New Roman" w:cs="Times New Roman"/>
        </w:rPr>
        <w:t xml:space="preserve"> location</w:t>
      </w:r>
      <w:r w:rsidR="007E47D2">
        <w:rPr>
          <w:rFonts w:ascii="Times New Roman" w:hAnsi="Times New Roman" w:cs="Times New Roman"/>
        </w:rPr>
        <w:t xml:space="preserve"> would be used</w:t>
      </w:r>
      <w:r w:rsidR="00D603FC" w:rsidRPr="00975C28">
        <w:rPr>
          <w:rFonts w:ascii="Times New Roman" w:hAnsi="Times New Roman" w:cs="Times New Roman"/>
        </w:rPr>
        <w:t xml:space="preserve"> as cue to reproduce orientation</w:t>
      </w:r>
      <w:r w:rsidR="007E47D2">
        <w:rPr>
          <w:rFonts w:ascii="Times New Roman" w:hAnsi="Times New Roman" w:cs="Times New Roman"/>
        </w:rPr>
        <w:t xml:space="preserve"> </w:t>
      </w:r>
      <w:r w:rsidR="000B4862">
        <w:rPr>
          <w:rFonts w:ascii="Times New Roman" w:hAnsi="Times New Roman" w:cs="Times New Roman"/>
        </w:rPr>
        <w:t>before cue was presented</w:t>
      </w:r>
      <w:r w:rsidR="00D603FC" w:rsidRPr="00975C28">
        <w:rPr>
          <w:rFonts w:ascii="Times New Roman" w:hAnsi="Times New Roman" w:cs="Times New Roman"/>
        </w:rPr>
        <w:t xml:space="preserve">, the performance </w:t>
      </w:r>
      <w:r w:rsidR="000B4862">
        <w:rPr>
          <w:rFonts w:ascii="Times New Roman" w:hAnsi="Times New Roman" w:cs="Times New Roman"/>
        </w:rPr>
        <w:t>using</w:t>
      </w:r>
      <w:r w:rsidR="00D603FC" w:rsidRPr="00975C28">
        <w:rPr>
          <w:rFonts w:ascii="Times New Roman" w:hAnsi="Times New Roman" w:cs="Times New Roman"/>
        </w:rPr>
        <w:t xml:space="preserve"> color </w:t>
      </w:r>
      <w:r w:rsidR="000B4862">
        <w:rPr>
          <w:rFonts w:ascii="Times New Roman" w:hAnsi="Times New Roman" w:cs="Times New Roman"/>
        </w:rPr>
        <w:t>or</w:t>
      </w:r>
      <w:r w:rsidR="00D603FC" w:rsidRPr="00975C28">
        <w:rPr>
          <w:rFonts w:ascii="Times New Roman" w:hAnsi="Times New Roman" w:cs="Times New Roman"/>
        </w:rPr>
        <w:t xml:space="preserve"> location as cue w</w:t>
      </w:r>
      <w:r w:rsidR="000B4862">
        <w:rPr>
          <w:rFonts w:ascii="Times New Roman" w:hAnsi="Times New Roman" w:cs="Times New Roman"/>
        </w:rPr>
        <w:t>ere</w:t>
      </w:r>
      <w:r w:rsidR="00D603FC" w:rsidRPr="00975C28">
        <w:rPr>
          <w:rFonts w:ascii="Times New Roman" w:hAnsi="Times New Roman" w:cs="Times New Roman"/>
        </w:rPr>
        <w:t xml:space="preserve"> similar</w:t>
      </w:r>
      <w:r w:rsidR="007E47D2">
        <w:rPr>
          <w:rFonts w:ascii="Times New Roman" w:hAnsi="Times New Roman" w:cs="Times New Roman"/>
        </w:rPr>
        <w:t xml:space="preserve"> </w:t>
      </w:r>
      <w:r w:rsidR="007E47D2" w:rsidRPr="00975C28">
        <w:rPr>
          <w:rFonts w:ascii="Times New Roman" w:hAnsi="Times New Roman" w:cs="Times New Roman"/>
        </w:rPr>
        <w:t>(</w:t>
      </w:r>
      <w:proofErr w:type="spellStart"/>
      <w:r w:rsidR="007E47D2" w:rsidRPr="00975C28">
        <w:rPr>
          <w:rFonts w:ascii="Times New Roman" w:hAnsi="Times New Roman" w:cs="Times New Roman"/>
        </w:rPr>
        <w:t>Pertzov</w:t>
      </w:r>
      <w:proofErr w:type="spellEnd"/>
      <w:r w:rsidR="007E47D2" w:rsidRPr="00975C28">
        <w:rPr>
          <w:rFonts w:ascii="Times New Roman" w:hAnsi="Times New Roman" w:cs="Times New Roman"/>
        </w:rPr>
        <w:t xml:space="preserve"> and Husain, 2014)</w:t>
      </w:r>
      <w:r w:rsidR="00D603FC" w:rsidRPr="00975C28">
        <w:rPr>
          <w:rFonts w:ascii="Times New Roman" w:hAnsi="Times New Roman" w:cs="Times New Roman"/>
        </w:rPr>
        <w:t>.</w:t>
      </w:r>
      <w:r w:rsidR="00D603FC" w:rsidRPr="0091790E">
        <w:rPr>
          <w:rFonts w:ascii="Times New Roman" w:hAnsi="Times New Roman" w:cs="Times New Roman"/>
        </w:rPr>
        <w:t xml:space="preserve"> </w:t>
      </w:r>
      <w:r w:rsidR="00D603FC" w:rsidRPr="00975C28">
        <w:rPr>
          <w:rFonts w:ascii="Times New Roman" w:hAnsi="Times New Roman" w:cs="Times New Roman"/>
        </w:rPr>
        <w:t xml:space="preserve">Therefore, I </w:t>
      </w:r>
      <w:r w:rsidR="00D603FC">
        <w:rPr>
          <w:rFonts w:ascii="Times New Roman" w:hAnsi="Times New Roman" w:cs="Times New Roman"/>
        </w:rPr>
        <w:t xml:space="preserve">also </w:t>
      </w:r>
      <w:r w:rsidR="00D603FC" w:rsidRPr="00975C28">
        <w:rPr>
          <w:rFonts w:ascii="Times New Roman" w:hAnsi="Times New Roman" w:cs="Times New Roman"/>
        </w:rPr>
        <w:t>assumed</w:t>
      </w:r>
      <w:r w:rsidR="00D603FC">
        <w:rPr>
          <w:rFonts w:ascii="Times New Roman" w:hAnsi="Times New Roman" w:cs="Times New Roman"/>
        </w:rPr>
        <w:t xml:space="preserve"> the precision parameters </w:t>
      </w:r>
      <m:oMath>
        <m:r>
          <w:rPr>
            <w:rFonts w:ascii="Cambria Math" w:hAnsi="Cambria Math" w:cs="Times New Roman"/>
          </w:rPr>
          <m:t>κ</m:t>
        </m:r>
      </m:oMath>
      <w:r w:rsidR="00D603FC">
        <w:rPr>
          <w:rFonts w:ascii="Times New Roman" w:hAnsi="Times New Roman" w:cs="Times New Roman" w:hint="eastAsia"/>
        </w:rPr>
        <w:t xml:space="preserve"> </w:t>
      </w:r>
      <w:r w:rsidR="00D603FC">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oMath>
      <w:r w:rsidR="00D603FC">
        <w:rPr>
          <w:rFonts w:ascii="Times New Roman" w:hAnsi="Times New Roman" w:cs="Times New Roman" w:hint="eastAsia"/>
        </w:rPr>
        <w:t xml:space="preserve"> </w:t>
      </w:r>
      <w:r w:rsidR="00D603FC" w:rsidRPr="00975C28">
        <w:rPr>
          <w:rFonts w:ascii="Times New Roman" w:hAnsi="Times New Roman" w:cs="Times New Roman"/>
        </w:rPr>
        <w:t>followed the same prior distributions</w:t>
      </w:r>
      <w:r w:rsidR="00D603FC">
        <w:rPr>
          <w:rFonts w:ascii="Times New Roman" w:hAnsi="Times New Roman" w:cs="Times New Roman"/>
        </w:rPr>
        <w:t xml:space="preserve"> as Experiment 1.</w:t>
      </w:r>
      <w:r w:rsidR="00D603FC">
        <w:rPr>
          <w:rFonts w:ascii="Times New Roman" w:hAnsi="Times New Roman" w:cs="Times New Roman" w:hint="eastAsia"/>
        </w:rPr>
        <w:t xml:space="preserve"> </w:t>
      </w:r>
      <w:r w:rsidR="00D275FC">
        <w:rPr>
          <w:rFonts w:ascii="Times New Roman" w:hAnsi="Times New Roman" w:cs="Times New Roman"/>
        </w:rPr>
        <w:t>I</w:t>
      </w:r>
      <w:r w:rsidR="00D275FC" w:rsidRPr="00975C28">
        <w:rPr>
          <w:rFonts w:ascii="Times New Roman" w:hAnsi="Times New Roman" w:cs="Times New Roman"/>
        </w:rPr>
        <w:t xml:space="preserve"> fitted the Bayesian version of the IM to the dataset of Experiment 1 </w:t>
      </w:r>
      <w:r w:rsidR="00D275FC">
        <w:rPr>
          <w:rFonts w:ascii="Times New Roman" w:hAnsi="Times New Roman" w:cs="Times New Roman"/>
        </w:rPr>
        <w:t>to develop</w:t>
      </w:r>
      <w:r w:rsidR="00D275FC" w:rsidRPr="00975C28">
        <w:rPr>
          <w:rFonts w:ascii="Times New Roman" w:hAnsi="Times New Roman" w:cs="Times New Roman"/>
        </w:rPr>
        <w:t xml:space="preserve"> the informative priors for </w:t>
      </w:r>
      <w:r w:rsidR="00A2650C">
        <w:rPr>
          <w:rFonts w:ascii="Times New Roman" w:hAnsi="Times New Roman" w:cs="Times New Roman"/>
        </w:rPr>
        <w:t>these parameters</w:t>
      </w:r>
      <w:r w:rsidR="00D275FC" w:rsidRPr="00975C28">
        <w:rPr>
          <w:rFonts w:ascii="Times New Roman" w:hAnsi="Times New Roman" w:cs="Times New Roman"/>
        </w:rPr>
        <w:t>.</w:t>
      </w:r>
    </w:p>
    <w:p w14:paraId="1593BD7D" w14:textId="1E36F17C" w:rsidR="00F830F6" w:rsidRDefault="00D00C59" w:rsidP="00F830F6">
      <w:pPr>
        <w:spacing w:line="480" w:lineRule="auto"/>
        <w:rPr>
          <w:rFonts w:ascii="Times New Roman" w:hAnsi="Times New Roman" w:cs="Times New Roman"/>
        </w:rPr>
      </w:pPr>
      <w:r>
        <w:rPr>
          <w:rFonts w:ascii="Times New Roman" w:hAnsi="Times New Roman" w:cs="Times New Roman"/>
        </w:rPr>
        <w:lastRenderedPageBreak/>
        <w:tab/>
      </w:r>
      <w:r w:rsidR="00D60816">
        <w:rPr>
          <w:rFonts w:ascii="Times New Roman" w:hAnsi="Times New Roman" w:cs="Times New Roman"/>
        </w:rPr>
        <w:t xml:space="preserve">The prior of </w:t>
      </w:r>
      <m:oMath>
        <m:r>
          <w:rPr>
            <w:rFonts w:ascii="Cambria Math" w:hAnsi="Cambria Math" w:cs="Times New Roman"/>
          </w:rPr>
          <m:t>a</m:t>
        </m:r>
      </m:oMath>
      <w:r w:rsidR="00D60816">
        <w:rPr>
          <w:rFonts w:ascii="Times New Roman" w:hAnsi="Times New Roman" w:cs="Times New Roman"/>
        </w:rPr>
        <w:t xml:space="preserve"> and </w:t>
      </w:r>
      <m:oMath>
        <m:r>
          <w:rPr>
            <w:rFonts w:ascii="Cambria Math" w:hAnsi="Cambria Math" w:cs="Times New Roman"/>
          </w:rPr>
          <m:t>b</m:t>
        </m:r>
      </m:oMath>
      <w:r w:rsidR="00D60816">
        <w:rPr>
          <w:rFonts w:ascii="Times New Roman" w:hAnsi="Times New Roman" w:cs="Times New Roman" w:hint="eastAsia"/>
        </w:rPr>
        <w:t xml:space="preserve"> </w:t>
      </w:r>
      <w:r w:rsidR="00D60816">
        <w:rPr>
          <w:rFonts w:ascii="Times New Roman" w:hAnsi="Times New Roman" w:cs="Times New Roman"/>
        </w:rPr>
        <w:t xml:space="preserve">were set to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00D60816">
        <w:rPr>
          <w:rFonts w:ascii="Times New Roman" w:hAnsi="Times New Roman" w:cs="Times New Roman" w:hint="eastAsia"/>
        </w:rPr>
        <w:t xml:space="preserve"> </w:t>
      </w:r>
      <w:r w:rsidR="00D60816">
        <w:rPr>
          <w:rFonts w:ascii="Times New Roman" w:hAnsi="Times New Roman" w:cs="Times New Roman"/>
        </w:rPr>
        <w:t xml:space="preserve">and </w:t>
      </w:r>
      <m:oMath>
        <m:r>
          <w:rPr>
            <w:rFonts w:ascii="Cambria Math" w:hAnsi="Cambria Math" w:cs="Times New Roman"/>
          </w:rPr>
          <m:t>r</m:t>
        </m:r>
      </m:oMath>
      <w:r w:rsidR="00D60816">
        <w:rPr>
          <w:rFonts w:ascii="Times New Roman" w:hAnsi="Times New Roman" w:cs="Times New Roman" w:hint="eastAsia"/>
        </w:rPr>
        <w:t xml:space="preserve"> </w:t>
      </w:r>
      <w:r w:rsidR="00D60816">
        <w:rPr>
          <w:rFonts w:ascii="Times New Roman" w:hAnsi="Times New Roman" w:cs="Times New Roman"/>
        </w:rPr>
        <w:t xml:space="preserve">to </w:t>
      </w:r>
      <m:oMath>
        <m:r>
          <w:rPr>
            <w:rFonts w:ascii="Cambria Math" w:hAnsi="Cambria Math" w:cs="Times New Roman"/>
          </w:rPr>
          <m:t>Beta(1,1)</m:t>
        </m:r>
      </m:oMath>
      <w:r w:rsidR="00D60816">
        <w:rPr>
          <w:rFonts w:ascii="Times New Roman" w:hAnsi="Times New Roman" w:cs="Times New Roman" w:hint="eastAsia"/>
        </w:rPr>
        <w:t>.</w:t>
      </w:r>
      <w:r>
        <w:rPr>
          <w:rFonts w:ascii="Times New Roman" w:hAnsi="Times New Roman" w:cs="Times New Roman"/>
        </w:rPr>
        <w:t xml:space="preserve"> </w:t>
      </w:r>
      <w:r w:rsidR="00646E2F" w:rsidRPr="00975C28">
        <w:rPr>
          <w:rFonts w:ascii="Times New Roman" w:hAnsi="Times New Roman" w:cs="Times New Roman"/>
        </w:rPr>
        <w:t xml:space="preserve">In (Bays, 2016), where location was retrieval cues and color, orientation and direction were memory contents, the swap errors was sensitive to the radial distance </w:t>
      </w:r>
      <w:r w:rsidR="00D21440">
        <w:rPr>
          <w:rFonts w:ascii="Times New Roman" w:hAnsi="Times New Roman" w:cs="Times New Roman"/>
        </w:rPr>
        <w:t xml:space="preserve">between the cues of the target and non-target items </w:t>
      </w:r>
      <w:r w:rsidR="00646E2F" w:rsidRPr="00975C28">
        <w:rPr>
          <w:rFonts w:ascii="Times New Roman" w:hAnsi="Times New Roman" w:cs="Times New Roman"/>
        </w:rPr>
        <w:t xml:space="preserve">when it was between 1 and 2. When </w:t>
      </w:r>
      <m:oMath>
        <m:r>
          <w:rPr>
            <w:rFonts w:ascii="Cambria Math" w:hAnsi="Cambria Math" w:cs="Times New Roman"/>
          </w:rPr>
          <m:t>s=20</m:t>
        </m:r>
      </m:oMath>
      <w:r w:rsidR="00646E2F" w:rsidRPr="00975C28">
        <w:rPr>
          <w:rFonts w:ascii="Times New Roman" w:hAnsi="Times New Roman" w:cs="Times New Roman"/>
        </w:rPr>
        <w:t xml:space="preserve">,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-20⋅1</m:t>
                </m:r>
              </m:e>
            </m:d>
          </m:e>
        </m:fun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r>
          <w:rPr>
            <w:rFonts w:ascii="Cambria Math" w:hAnsi="Cambria Math" w:cs="Times New Roman"/>
          </w:rPr>
          <m:t>≪1</m:t>
        </m:r>
      </m:oMath>
      <w:r w:rsidR="00646E2F" w:rsidRPr="00975C28">
        <w:rPr>
          <w:rFonts w:ascii="Times New Roman" w:hAnsi="Times New Roman" w:cs="Times New Roman"/>
        </w:rPr>
        <w:t>, which makes the influence of distance negligible</w:t>
      </w:r>
      <w:r w:rsidR="00F33F6B">
        <w:rPr>
          <w:rFonts w:ascii="Times New Roman" w:hAnsi="Times New Roman" w:cs="Times New Roman"/>
        </w:rPr>
        <w:t xml:space="preserve"> when distance is larger than 1</w:t>
      </w:r>
      <w:r w:rsidR="00646E2F" w:rsidRPr="00975C28">
        <w:rPr>
          <w:rFonts w:ascii="Times New Roman" w:hAnsi="Times New Roman" w:cs="Times New Roman"/>
        </w:rPr>
        <w:t>.</w:t>
      </w:r>
      <w:r w:rsidR="00F33F6B">
        <w:rPr>
          <w:rFonts w:ascii="Times New Roman" w:hAnsi="Times New Roman" w:cs="Times New Roman"/>
        </w:rPr>
        <w:t xml:space="preserve"> Therefore, I assumed </w:t>
      </w:r>
      <m:oMath>
        <m:r>
          <w:rPr>
            <w:rFonts w:ascii="Cambria Math" w:hAnsi="Cambria Math" w:cs="Times New Roman"/>
          </w:rPr>
          <m:t>s&lt;20</m:t>
        </m:r>
      </m:oMath>
      <w:r w:rsidR="00F33F6B">
        <w:rPr>
          <w:rFonts w:ascii="Times New Roman" w:hAnsi="Times New Roman" w:cs="Times New Roman"/>
        </w:rPr>
        <w:t>.</w:t>
      </w:r>
      <w:r w:rsidR="00F33F6B">
        <w:rPr>
          <w:rFonts w:ascii="Times New Roman" w:hAnsi="Times New Roman" w:cs="Times New Roman" w:hint="eastAsia"/>
        </w:rPr>
        <w:t xml:space="preserve"> </w:t>
      </w:r>
      <w:r w:rsidR="00F33F6B">
        <w:rPr>
          <w:rFonts w:ascii="Times New Roman" w:hAnsi="Times New Roman" w:cs="Times New Roman"/>
        </w:rPr>
        <w:t>T</w:t>
      </w:r>
      <w:r w:rsidR="00D60816">
        <w:rPr>
          <w:rFonts w:ascii="Times New Roman" w:hAnsi="Times New Roman" w:cs="Times New Roman"/>
        </w:rPr>
        <w:t xml:space="preserve">he prior of </w:t>
      </w:r>
      <m:oMath>
        <m:r>
          <w:rPr>
            <w:rFonts w:ascii="Cambria Math" w:hAnsi="Cambria Math" w:cs="Times New Roman"/>
          </w:rPr>
          <m:t>s</m:t>
        </m:r>
      </m:oMath>
      <w:r w:rsidR="00D60816">
        <w:rPr>
          <w:rFonts w:ascii="Times New Roman" w:hAnsi="Times New Roman" w:cs="Times New Roman" w:hint="eastAsia"/>
        </w:rPr>
        <w:t xml:space="preserve"> </w:t>
      </w:r>
      <w:r w:rsidR="00D60816">
        <w:rPr>
          <w:rFonts w:ascii="Times New Roman" w:hAnsi="Times New Roman" w:cs="Times New Roman"/>
        </w:rPr>
        <w:t xml:space="preserve">was set to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T(0,20)</m:t>
        </m:r>
      </m:oMath>
      <w:r w:rsidR="00D60816">
        <w:rPr>
          <w:rFonts w:ascii="Times New Roman" w:hAnsi="Times New Roman" w:cs="Times New Roman" w:hint="eastAsia"/>
        </w:rPr>
        <w:t>.</w:t>
      </w:r>
      <w:r w:rsidR="000B4862">
        <w:rPr>
          <w:rFonts w:ascii="Times New Roman" w:hAnsi="Times New Roman" w:cs="Times New Roman"/>
        </w:rPr>
        <w:t xml:space="preserve"> </w:t>
      </w:r>
      <w:r w:rsidR="00B9049E">
        <w:rPr>
          <w:rFonts w:ascii="Times New Roman" w:hAnsi="Times New Roman" w:cs="Times New Roman"/>
        </w:rPr>
        <w:t>T</w:t>
      </w:r>
      <w:r w:rsidR="00646E2F" w:rsidRPr="00975C28">
        <w:rPr>
          <w:rFonts w:ascii="Times New Roman" w:hAnsi="Times New Roman" w:cs="Times New Roman"/>
        </w:rPr>
        <w:t>he probability of response in the IM</w:t>
      </w:r>
      <w:r w:rsidR="00BD4E05">
        <w:rPr>
          <w:rFonts w:ascii="Times New Roman" w:hAnsi="Times New Roman" w:cs="Times New Roman"/>
        </w:rPr>
        <w:t xml:space="preserve"> (Equation 2</w:t>
      </w:r>
      <w:r w:rsidR="000B7F20">
        <w:rPr>
          <w:rFonts w:ascii="Times New Roman" w:hAnsi="Times New Roman" w:cs="Times New Roman"/>
        </w:rPr>
        <w:t>5</w:t>
      </w:r>
      <w:r w:rsidR="00BD4E05">
        <w:rPr>
          <w:rFonts w:ascii="Times New Roman" w:hAnsi="Times New Roman" w:cs="Times New Roman"/>
        </w:rPr>
        <w:t>)</w:t>
      </w:r>
      <w:r w:rsidR="00646E2F" w:rsidRPr="00975C28">
        <w:rPr>
          <w:rFonts w:ascii="Times New Roman" w:hAnsi="Times New Roman" w:cs="Times New Roman"/>
        </w:rPr>
        <w:t xml:space="preserve"> is proportional to</w:t>
      </w:r>
      <w:r w:rsidR="00B9049E">
        <w:rPr>
          <w:rFonts w:ascii="Times New Roman" w:hAnsi="Times New Roman" w:cs="Times New Roman"/>
        </w:rPr>
        <w:t xml:space="preserve"> </w:t>
      </w:r>
      <m:oMath>
        <m:r>
          <w:rPr>
            <w:rFonts w:ascii="Cambria Math" w:hAnsi="Cambria Math" w:cs="Times New Roman"/>
          </w:rPr>
          <m:t>A(x)</m:t>
        </m:r>
      </m:oMath>
      <w:r w:rsidR="00B9049E">
        <w:rPr>
          <w:rFonts w:ascii="Times New Roman" w:hAnsi="Times New Roman" w:cs="Times New Roman" w:hint="eastAsia"/>
        </w:rPr>
        <w:t xml:space="preserve"> </w:t>
      </w:r>
      <w:r w:rsidR="00B9049E">
        <w:rPr>
          <w:rFonts w:ascii="Times New Roman" w:hAnsi="Times New Roman" w:cs="Times New Roman"/>
        </w:rPr>
        <w:t>(Equation 2</w:t>
      </w:r>
      <w:r w:rsidR="000B7F20">
        <w:rPr>
          <w:rFonts w:ascii="Times New Roman" w:hAnsi="Times New Roman" w:cs="Times New Roman"/>
        </w:rPr>
        <w:t>3</w:t>
      </w:r>
      <w:r w:rsidR="00B9049E">
        <w:rPr>
          <w:rFonts w:ascii="Times New Roman" w:hAnsi="Times New Roman" w:cs="Times New Roman"/>
        </w:rPr>
        <w:t xml:space="preserve">). </w:t>
      </w:r>
      <w:r w:rsidR="00B9049E" w:rsidRPr="00975C28">
        <w:rPr>
          <w:rFonts w:ascii="Times New Roman" w:hAnsi="Times New Roman" w:cs="Times New Roman"/>
        </w:rPr>
        <w:t>When set size is one,</w:t>
      </w:r>
      <w:r w:rsidR="00646E2F" w:rsidRPr="00975C28">
        <w:rPr>
          <w:rFonts w:ascii="Times New Roman" w:hAnsi="Times New Roman" w:cs="Times New Roman"/>
        </w:rPr>
        <w:t xml:space="preserve"> </w:t>
      </w:r>
      <m:oMath>
        <m:r>
          <w:rPr>
            <w:rFonts w:ascii="Cambria Math" w:eastAsiaTheme="majorEastAsia" w:hAnsi="Cambria Math" w:cs="Times New Roman"/>
          </w:rPr>
          <m:t>A</m:t>
        </m:r>
        <m:d>
          <m:dPr>
            <m:ctrlPr>
              <w:rPr>
                <w:rFonts w:ascii="Cambria Math" w:eastAsiaTheme="majorEastAsia" w:hAnsi="Cambria Math" w:cs="Times New Roman"/>
                <w:i/>
                <w:iCs/>
              </w:rPr>
            </m:ctrlPr>
          </m:dPr>
          <m:e>
            <m:r>
              <w:rPr>
                <w:rFonts w:ascii="Cambria Math" w:eastAsiaTheme="majorEastAsia" w:hAnsi="Cambria Math" w:cs="Times New Roman"/>
              </w:rPr>
              <m:t>x</m:t>
            </m:r>
          </m:e>
        </m:d>
        <m:r>
          <w:rPr>
            <w:rFonts w:ascii="Cambria Math" w:eastAsiaTheme="majorEastAsia" w:hAnsi="Cambria Math" w:cs="Times New Roman"/>
          </w:rPr>
          <m:t>=</m:t>
        </m:r>
        <m:d>
          <m:dPr>
            <m:ctrlPr>
              <w:rPr>
                <w:rFonts w:ascii="Cambria Math" w:eastAsiaTheme="majorEastAsia" w:hAnsi="Cambria Math" w:cs="Times New Roman"/>
                <w:i/>
              </w:rPr>
            </m:ctrlPr>
          </m:dPr>
          <m:e>
            <m:r>
              <w:rPr>
                <w:rFonts w:ascii="Cambria Math" w:eastAsiaTheme="majorEastAsia" w:hAnsi="Cambria Math" w:cs="Times New Roman"/>
              </w:rPr>
              <m:t>1+ra</m:t>
            </m:r>
          </m:e>
        </m:d>
        <m:r>
          <w:rPr>
            <w:rFonts w:ascii="Cambria Math" w:eastAsiaTheme="majorEastAsia" w:hAnsi="Cambria Math" w:cs="Times New Roman"/>
          </w:rPr>
          <m:t>vonMises</m:t>
        </m:r>
        <m:d>
          <m:dPr>
            <m:ctrlPr>
              <w:rPr>
                <w:rFonts w:ascii="Cambria Math" w:eastAsiaTheme="majorEastAsia" w:hAnsi="Cambria Math" w:cs="Times New Roman"/>
                <w:i/>
                <w:iCs/>
              </w:rPr>
            </m:ctrlPr>
          </m:dPr>
          <m:e>
            <m:r>
              <w:rPr>
                <w:rFonts w:ascii="Cambria Math" w:eastAsiaTheme="majorEastAsia" w:hAnsi="Cambria Math" w:cs="Times New Roman"/>
              </w:rPr>
              <m:t>x,</m:t>
            </m:r>
            <m:sSub>
              <m:sSubPr>
                <m:ctrlPr>
                  <w:rPr>
                    <w:rFonts w:ascii="Cambria Math" w:eastAsiaTheme="majorEastAsia" w:hAnsi="Cambria Math" w:cs="Times New Roman"/>
                    <w:i/>
                    <w:iCs/>
                  </w:rPr>
                </m:ctrlPr>
              </m:sSubPr>
              <m:e>
                <m:r>
                  <w:rPr>
                    <w:rFonts w:ascii="Cambria Math" w:eastAsiaTheme="majorEastAsia" w:hAnsi="Cambria Math" w:cs="Times New Roman"/>
                  </w:rPr>
                  <m:t>x</m:t>
                </m:r>
              </m:e>
              <m:sub>
                <m:r>
                  <w:rPr>
                    <w:rFonts w:ascii="Cambria Math" w:eastAsiaTheme="majorEastAsia" w:hAnsi="Cambria Math" w:cs="Times New Roman"/>
                  </w:rPr>
                  <m:t>t</m:t>
                </m:r>
              </m:sub>
            </m:sSub>
            <m:r>
              <w:rPr>
                <w:rFonts w:ascii="Cambria Math" w:eastAsiaTheme="majorEastAsia" w:hAnsi="Cambria Math" w:cs="Times New Roman"/>
              </w:rPr>
              <m:t>,κ</m:t>
            </m:r>
          </m:e>
        </m:d>
        <m:r>
          <w:rPr>
            <w:rFonts w:ascii="Cambria Math" w:eastAsiaTheme="majorEastAsia" w:hAnsi="Cambria Math" w:cs="Times New Roman"/>
          </w:rPr>
          <m:t>+vonMises</m:t>
        </m:r>
        <m:d>
          <m:dPr>
            <m:ctrlPr>
              <w:rPr>
                <w:rFonts w:ascii="Cambria Math" w:eastAsiaTheme="majorEastAsia" w:hAnsi="Cambria Math" w:cs="Times New Roman"/>
                <w:i/>
                <w:iCs/>
              </w:rPr>
            </m:ctrlPr>
          </m:dPr>
          <m:e>
            <m:r>
              <w:rPr>
                <w:rFonts w:ascii="Cambria Math" w:eastAsiaTheme="majorEastAsia" w:hAnsi="Cambria Math" w:cs="Times New Roman"/>
              </w:rPr>
              <m:t>x,</m:t>
            </m:r>
            <m:sSub>
              <m:sSubPr>
                <m:ctrlPr>
                  <w:rPr>
                    <w:rFonts w:ascii="Cambria Math" w:eastAsiaTheme="majorEastAsia" w:hAnsi="Cambria Math" w:cs="Times New Roman"/>
                    <w:i/>
                    <w:iCs/>
                  </w:rPr>
                </m:ctrlPr>
              </m:sSubPr>
              <m:e>
                <m:r>
                  <w:rPr>
                    <w:rFonts w:ascii="Cambria Math" w:eastAsiaTheme="majorEastAsia" w:hAnsi="Cambria Math" w:cs="Times New Roman"/>
                  </w:rPr>
                  <m:t>x</m:t>
                </m:r>
              </m:e>
              <m:sub>
                <m:r>
                  <w:rPr>
                    <w:rFonts w:ascii="Cambria Math" w:eastAsiaTheme="majorEastAsia" w:hAnsi="Cambria Math" w:cs="Times New Roman"/>
                  </w:rPr>
                  <m:t>t</m:t>
                </m:r>
              </m:sub>
            </m:sSub>
            <m:r>
              <w:rPr>
                <w:rFonts w:ascii="Cambria Math" w:eastAsiaTheme="majorEastAsia" w:hAnsi="Cambria Math" w:cs="Times New Roman"/>
              </w:rPr>
              <m:t>,</m:t>
            </m:r>
            <m:sSub>
              <m:sSubPr>
                <m:ctrlPr>
                  <w:rPr>
                    <w:rFonts w:ascii="Cambria Math" w:eastAsiaTheme="majorEastAsia" w:hAnsi="Cambria Math" w:cs="Times New Roman"/>
                    <w:i/>
                    <w:iCs/>
                  </w:rPr>
                </m:ctrlPr>
              </m:sSubPr>
              <m:e>
                <m:r>
                  <w:rPr>
                    <w:rFonts w:ascii="Cambria Math" w:eastAsiaTheme="majorEastAsia" w:hAnsi="Cambria Math" w:cs="Times New Roman"/>
                  </w:rPr>
                  <m:t>κ</m:t>
                </m:r>
              </m:e>
              <m:sub>
                <m:r>
                  <w:rPr>
                    <w:rFonts w:ascii="Cambria Math" w:eastAsiaTheme="majorEastAsia" w:hAnsi="Cambria Math" w:cs="Times New Roman"/>
                  </w:rPr>
                  <m:t>f</m:t>
                </m:r>
              </m:sub>
            </m:sSub>
          </m:e>
        </m:d>
        <m:r>
          <w:rPr>
            <w:rFonts w:ascii="Cambria Math" w:eastAsiaTheme="majorEastAsia" w:hAnsi="Cambria Math" w:cs="Times New Roman"/>
          </w:rPr>
          <m:t>+rb</m:t>
        </m:r>
        <m:f>
          <m:fPr>
            <m:ctrlPr>
              <w:rPr>
                <w:rFonts w:ascii="Cambria Math" w:eastAsiaTheme="majorEastAsia" w:hAnsi="Cambria Math" w:cs="Times New Roman"/>
                <w:i/>
                <w:iCs/>
              </w:rPr>
            </m:ctrlPr>
          </m:fPr>
          <m:num>
            <m:r>
              <w:rPr>
                <w:rFonts w:ascii="Cambria Math" w:eastAsiaTheme="majorEastAsia" w:hAnsi="Cambria Math" w:cs="Times New Roman"/>
              </w:rPr>
              <m:t>1</m:t>
            </m:r>
          </m:num>
          <m:den>
            <m:r>
              <w:rPr>
                <w:rFonts w:ascii="Cambria Math" w:eastAsiaTheme="majorEastAsia" w:hAnsi="Cambria Math" w:cs="Times New Roman"/>
              </w:rPr>
              <m:t>2π</m:t>
            </m:r>
          </m:den>
        </m:f>
      </m:oMath>
      <w:r w:rsidR="00646E2F" w:rsidRPr="00975C28">
        <w:rPr>
          <w:rFonts w:ascii="Times New Roman" w:hAnsi="Times New Roman" w:cs="Times New Roman"/>
          <w:iCs/>
        </w:rPr>
        <w:t xml:space="preserve">.  I approximated </w:t>
      </w:r>
      <m:oMath>
        <m:r>
          <w:rPr>
            <w:rFonts w:ascii="Cambria Math" w:hAnsi="Cambria Math" w:cs="Times New Roman"/>
          </w:rPr>
          <m:t>A(x)</m:t>
        </m:r>
      </m:oMath>
      <w:r w:rsidR="00646E2F" w:rsidRPr="00975C28">
        <w:rPr>
          <w:rFonts w:ascii="Times New Roman" w:hAnsi="Times New Roman" w:cs="Times New Roman"/>
          <w:iCs/>
        </w:rPr>
        <w:t xml:space="preserve"> by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⋅vonMises</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κ</m:t>
                </m:r>
              </m:e>
              <m:sup>
                <m:r>
                  <w:rPr>
                    <w:rFonts w:ascii="Cambria Math" w:hAnsi="Cambria Math" w:cs="Times New Roman"/>
                  </w:rPr>
                  <m:t>'</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2π </m:t>
            </m:r>
          </m:den>
        </m:f>
      </m:oMath>
      <w:r w:rsidR="000B4862">
        <w:rPr>
          <w:rFonts w:ascii="Times New Roman" w:hAnsi="Times New Roman" w:cs="Times New Roman"/>
          <w:iCs/>
        </w:rPr>
        <w:t>, where</w:t>
      </w:r>
      <w:r w:rsidR="00646E2F" w:rsidRPr="00975C28">
        <w:rPr>
          <w:rFonts w:ascii="Times New Roman" w:hAnsi="Times New Roman" w:cs="Times New Roman"/>
          <w:iCs/>
        </w:rPr>
        <w:t xml:space="preserve"> it was expected that </w:t>
      </w:r>
      <m:oMath>
        <m:r>
          <w:rPr>
            <w:rFonts w:ascii="Cambria Math" w:hAnsi="Cambria Math" w:cs="Times New Roman"/>
          </w:rPr>
          <m:t>κ≤</m:t>
        </m:r>
        <m:sSup>
          <m:sSupPr>
            <m:ctrlPr>
              <w:rPr>
                <w:rFonts w:ascii="Cambria Math" w:hAnsi="Cambria Math" w:cs="Times New Roman"/>
                <w:i/>
                <w:iCs/>
              </w:rPr>
            </m:ctrlPr>
          </m:sSupPr>
          <m:e>
            <m:r>
              <w:rPr>
                <w:rFonts w:ascii="Cambria Math" w:hAnsi="Cambria Math" w:cs="Times New Roman"/>
              </w:rPr>
              <m:t>κ</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κ</m:t>
            </m:r>
          </m:e>
          <m:sub>
            <m:r>
              <w:rPr>
                <w:rFonts w:ascii="Cambria Math" w:hAnsi="Cambria Math" w:cs="Times New Roman"/>
              </w:rPr>
              <m:t>f</m:t>
            </m:r>
          </m:sub>
        </m:sSub>
      </m:oMath>
      <w:r w:rsidR="00646E2F" w:rsidRPr="00975C28">
        <w:rPr>
          <w:rFonts w:ascii="Times New Roman" w:hAnsi="Times New Roman" w:cs="Times New Roman"/>
          <w:iCs/>
        </w:rPr>
        <w:t xml:space="preserve">. </w:t>
      </w:r>
      <w:r w:rsidR="000B4862">
        <w:rPr>
          <w:rFonts w:ascii="Times New Roman" w:hAnsi="Times New Roman" w:cs="Times New Roman"/>
          <w:iCs/>
        </w:rPr>
        <w:t xml:space="preserve">It has the same form as in </w:t>
      </w:r>
      <w:r w:rsidR="000B4862" w:rsidRPr="00975C28">
        <w:rPr>
          <w:rFonts w:ascii="Times New Roman" w:hAnsi="Times New Roman" w:cs="Times New Roman"/>
        </w:rPr>
        <w:t xml:space="preserve">Bays et al. </w:t>
      </w:r>
      <w:r w:rsidR="000B7F20">
        <w:rPr>
          <w:rFonts w:ascii="Times New Roman" w:hAnsi="Times New Roman" w:cs="Times New Roman"/>
        </w:rPr>
        <w:t>(</w:t>
      </w:r>
      <w:r w:rsidR="000B4862" w:rsidRPr="00975C28">
        <w:rPr>
          <w:rFonts w:ascii="Times New Roman" w:hAnsi="Times New Roman" w:cs="Times New Roman"/>
        </w:rPr>
        <w:t>2011)</w:t>
      </w:r>
      <w:r w:rsidR="00D75C4C">
        <w:rPr>
          <w:rFonts w:ascii="Times New Roman" w:hAnsi="Times New Roman" w:cs="Times New Roman"/>
        </w:rPr>
        <w:t xml:space="preserve">, where </w:t>
      </w:r>
      <w:r w:rsidR="00D75C4C" w:rsidRPr="00975C28">
        <w:rPr>
          <w:rFonts w:ascii="Times New Roman" w:hAnsi="Times New Roman" w:cs="Times New Roman"/>
        </w:rPr>
        <w:t xml:space="preserve">the standard deviation of the von Mises distribution for response errors was </w:t>
      </w:r>
      <m:oMath>
        <m:r>
          <w:rPr>
            <w:rFonts w:ascii="Cambria Math" w:hAnsi="Cambria Math" w:cs="Times New Roman"/>
          </w:rPr>
          <m:t>0.29±0.03</m:t>
        </m:r>
      </m:oMath>
      <w:r w:rsidR="00D75C4C">
        <w:rPr>
          <w:rFonts w:ascii="Times New Roman" w:hAnsi="Times New Roman" w:cs="Times New Roman" w:hint="eastAsia"/>
        </w:rPr>
        <w:t xml:space="preserve"> </w:t>
      </w:r>
      <w:r w:rsidR="00D75C4C">
        <w:rPr>
          <w:rFonts w:ascii="Times New Roman" w:hAnsi="Times New Roman" w:cs="Times New Roman"/>
        </w:rPr>
        <w:t>when orientation was memory content and spatial location was retrieval cue</w:t>
      </w:r>
      <w:r w:rsidR="00D75C4C" w:rsidRPr="00975C28">
        <w:rPr>
          <w:rFonts w:ascii="Times New Roman" w:hAnsi="Times New Roman" w:cs="Times New Roman"/>
        </w:rPr>
        <w:t>.</w:t>
      </w:r>
      <w:r w:rsidR="00D75C4C">
        <w:rPr>
          <w:rFonts w:ascii="Times New Roman" w:hAnsi="Times New Roman" w:cs="Times New Roman"/>
        </w:rPr>
        <w:t xml:space="preserve"> </w:t>
      </w:r>
      <w:r w:rsidR="00D75C4C" w:rsidRPr="00975C28">
        <w:rPr>
          <w:rFonts w:ascii="Times New Roman" w:hAnsi="Times New Roman" w:cs="Times New Roman"/>
        </w:rPr>
        <w:t xml:space="preserve">I assumed that the range of the standard deviation to be </w:t>
      </w:r>
      <m:oMath>
        <m:r>
          <w:rPr>
            <w:rFonts w:ascii="Cambria Math" w:hAnsi="Cambria Math" w:cs="Times New Roman"/>
          </w:rPr>
          <m:t>(0.29-3⋅0.03,0.29+3*0.03)</m:t>
        </m:r>
      </m:oMath>
      <w:r w:rsidR="00D75C4C" w:rsidRPr="00975C28">
        <w:rPr>
          <w:rFonts w:ascii="Times New Roman" w:hAnsi="Times New Roman" w:cs="Times New Roman"/>
        </w:rPr>
        <w:t xml:space="preserve">. Transforming this range into precision, the range of </w:t>
      </w:r>
      <w:r w:rsidR="00D75C4C">
        <w:rPr>
          <w:rFonts w:ascii="Times New Roman" w:hAnsi="Times New Roman" w:cs="Times New Roman"/>
        </w:rPr>
        <w:t>precision was</w:t>
      </w:r>
      <w:r w:rsidR="00D75C4C" w:rsidRPr="00975C28">
        <w:rPr>
          <w:rFonts w:ascii="Times New Roman" w:hAnsi="Times New Roman" w:cs="Times New Roman"/>
        </w:rPr>
        <w:t xml:space="preserve"> </w:t>
      </w:r>
      <m:oMath>
        <m:r>
          <w:rPr>
            <w:rFonts w:ascii="Cambria Math" w:hAnsi="Cambria Math" w:cs="Times New Roman"/>
          </w:rPr>
          <m:t>(7.46, 25.51)</m:t>
        </m:r>
      </m:oMath>
      <w:r w:rsidR="00D75C4C" w:rsidRPr="00975C28">
        <w:rPr>
          <w:rFonts w:ascii="Times New Roman" w:hAnsi="Times New Roman" w:cs="Times New Roman"/>
        </w:rPr>
        <w:t>.</w:t>
      </w:r>
      <w:r w:rsidR="00D75C4C">
        <w:rPr>
          <w:rFonts w:ascii="Times New Roman" w:hAnsi="Times New Roman" w:cs="Times New Roman"/>
        </w:rPr>
        <w:t xml:space="preserve"> </w:t>
      </w:r>
      <w:r w:rsidR="000B4862">
        <w:rPr>
          <w:rFonts w:ascii="Times New Roman" w:hAnsi="Times New Roman" w:cs="Times New Roman"/>
          <w:iCs/>
        </w:rPr>
        <w:t xml:space="preserve"> </w:t>
      </w:r>
      <w:r w:rsidR="00646E2F" w:rsidRPr="00975C28">
        <w:rPr>
          <w:rFonts w:ascii="Times New Roman" w:hAnsi="Times New Roman" w:cs="Times New Roman"/>
        </w:rPr>
        <w:t xml:space="preserve">I further relaxed the upper bound to 30, thus </w:t>
      </w:r>
      <m:oMath>
        <m:r>
          <w:rPr>
            <w:rFonts w:ascii="Cambria Math" w:hAnsi="Cambria Math" w:cs="Times New Roman"/>
          </w:rPr>
          <m:t>κ'&lt;30</m:t>
        </m:r>
      </m:oMath>
      <w:r w:rsidR="00646E2F" w:rsidRPr="00975C28">
        <w:rPr>
          <w:rFonts w:ascii="Times New Roman" w:hAnsi="Times New Roman" w:cs="Times New Roman"/>
        </w:rPr>
        <w:t xml:space="preserve">. No extra information was found for </w:t>
      </w:r>
      <m:oMath>
        <m:r>
          <w:rPr>
            <w:rFonts w:ascii="Cambria Math" w:hAnsi="Cambria Math" w:cs="Times New Roman"/>
          </w:rPr>
          <m:t>δ</m:t>
        </m:r>
      </m:oMath>
      <w:r w:rsidR="00646E2F" w:rsidRPr="00975C28">
        <w:rPr>
          <w:rFonts w:ascii="Times New Roman" w:hAnsi="Times New Roman" w:cs="Times New Roman"/>
        </w:rPr>
        <w:t xml:space="preserve">, thus </w:t>
      </w:r>
      <w:r w:rsidR="00D75C4C">
        <w:rPr>
          <w:rFonts w:ascii="Times New Roman" w:hAnsi="Times New Roman" w:cs="Times New Roman"/>
        </w:rPr>
        <w:t>its</w:t>
      </w:r>
      <w:r w:rsidR="00646E2F" w:rsidRPr="00975C28">
        <w:rPr>
          <w:rFonts w:ascii="Times New Roman" w:hAnsi="Times New Roman" w:cs="Times New Roman"/>
        </w:rPr>
        <w:t xml:space="preserve"> upper bound was set to </w:t>
      </w:r>
      <m:oMath>
        <m:r>
          <w:rPr>
            <w:rFonts w:ascii="Cambria Math" w:hAnsi="Cambria Math" w:cs="Times New Roman"/>
          </w:rPr>
          <m:t>∞</m:t>
        </m:r>
      </m:oMath>
      <w:r w:rsidR="00646E2F" w:rsidRPr="00975C28">
        <w:rPr>
          <w:rFonts w:ascii="Times New Roman" w:hAnsi="Times New Roman" w:cs="Times New Roman"/>
        </w:rPr>
        <w:t>.</w:t>
      </w:r>
      <w:r w:rsidR="00566F73">
        <w:rPr>
          <w:rFonts w:ascii="Times New Roman" w:hAnsi="Times New Roman" w:cs="Times New Roman"/>
        </w:rPr>
        <w:t xml:space="preserve"> </w:t>
      </w:r>
      <w:r w:rsidR="00D75C4C" w:rsidRPr="00B51FED">
        <w:rPr>
          <w:rFonts w:ascii="Times New Roman" w:hAnsi="Times New Roman" w:cs="Times New Roman"/>
        </w:rPr>
        <w:t xml:space="preserve">Table </w:t>
      </w:r>
      <w:r w:rsidR="00B51FED" w:rsidRPr="00B51FED">
        <w:rPr>
          <w:rFonts w:ascii="Times New Roman" w:hAnsi="Times New Roman" w:cs="Times New Roman"/>
        </w:rPr>
        <w:t>6</w:t>
      </w:r>
      <w:r w:rsidR="00D75C4C" w:rsidRPr="00975C28">
        <w:rPr>
          <w:rFonts w:ascii="Times New Roman" w:hAnsi="Times New Roman" w:cs="Times New Roman"/>
        </w:rPr>
        <w:t xml:space="preserve"> gave the posterior means</w:t>
      </w:r>
      <w:r w:rsidR="00D75C4C">
        <w:rPr>
          <w:rFonts w:ascii="Times New Roman" w:hAnsi="Times New Roman" w:cs="Times New Roman"/>
        </w:rPr>
        <w:t xml:space="preserve"> and four sets of </w:t>
      </w:r>
      <m:oMath>
        <m:r>
          <w:rPr>
            <w:rFonts w:ascii="Cambria Math" w:hAnsi="Cambria Math" w:cs="Times New Roman"/>
          </w:rPr>
          <m:t>σ</m:t>
        </m:r>
      </m:oMath>
      <w:r w:rsidR="00D75C4C">
        <w:rPr>
          <w:rFonts w:ascii="Times New Roman" w:hAnsi="Times New Roman" w:cs="Times New Roman" w:hint="eastAsia"/>
        </w:rPr>
        <w:t>s</w:t>
      </w:r>
      <w:r w:rsidR="00D75C4C">
        <w:rPr>
          <w:rFonts w:ascii="Times New Roman" w:hAnsi="Times New Roman" w:cs="Times New Roman"/>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tblGrid>
      <w:tr w:rsidR="00FE1C6C" w14:paraId="215E331F" w14:textId="77777777" w:rsidTr="00FF3066">
        <w:tc>
          <w:tcPr>
            <w:tcW w:w="7304" w:type="dxa"/>
            <w:gridSpan w:val="6"/>
          </w:tcPr>
          <w:p w14:paraId="05943266" w14:textId="3CDAF67E" w:rsidR="00FE1C6C" w:rsidRPr="00FF3066" w:rsidRDefault="00FE1C6C" w:rsidP="00FF3066">
            <w:pPr>
              <w:spacing w:line="480" w:lineRule="auto"/>
              <w:rPr>
                <w:rFonts w:ascii="Times New Roman" w:hAnsi="Times New Roman" w:cs="Times New Roman"/>
                <w:b/>
                <w:bCs/>
              </w:rPr>
            </w:pPr>
            <w:r w:rsidRPr="00FF3066">
              <w:rPr>
                <w:rFonts w:ascii="Times New Roman" w:hAnsi="Times New Roman" w:cs="Times New Roman"/>
                <w:b/>
                <w:bCs/>
              </w:rPr>
              <w:t>Table 6</w:t>
            </w:r>
          </w:p>
        </w:tc>
      </w:tr>
      <w:tr w:rsidR="00FE1C6C" w14:paraId="732F1491" w14:textId="77777777" w:rsidTr="00FF3066">
        <w:tc>
          <w:tcPr>
            <w:tcW w:w="7304" w:type="dxa"/>
            <w:gridSpan w:val="6"/>
            <w:tcBorders>
              <w:bottom w:val="single" w:sz="12" w:space="0" w:color="auto"/>
            </w:tcBorders>
          </w:tcPr>
          <w:p w14:paraId="05FDC304" w14:textId="7DCCD382" w:rsidR="00FE1C6C" w:rsidRPr="00FF3066" w:rsidRDefault="00FF3066" w:rsidP="00FF3066">
            <w:pPr>
              <w:spacing w:line="480" w:lineRule="auto"/>
              <w:rPr>
                <w:rFonts w:ascii="Times New Roman" w:hAnsi="Times New Roman" w:cs="Times New Roman"/>
                <w:i/>
                <w:iCs/>
              </w:rPr>
            </w:pPr>
            <w:r>
              <w:rPr>
                <w:rFonts w:ascii="Times New Roman" w:hAnsi="Times New Roman" w:cs="Times New Roman"/>
                <w:i/>
                <w:iCs/>
              </w:rPr>
              <w:t>T</w:t>
            </w:r>
            <w:r w:rsidRPr="0057572F">
              <w:rPr>
                <w:rFonts w:ascii="Times New Roman" w:hAnsi="Times New Roman" w:cs="Times New Roman"/>
                <w:i/>
                <w:iCs/>
              </w:rPr>
              <w:t xml:space="preserve">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Pr>
                <w:rFonts w:ascii="Times New Roman" w:hAnsi="Times New Roman" w:cs="Times New Roman"/>
                <w:i/>
                <w:iCs/>
              </w:rPr>
              <w:t xml:space="preserve"> for IM.</w:t>
            </w:r>
          </w:p>
        </w:tc>
      </w:tr>
      <w:tr w:rsidR="00D60816" w14:paraId="6F6DDACB" w14:textId="77777777" w:rsidTr="00FF3066">
        <w:tc>
          <w:tcPr>
            <w:tcW w:w="1217" w:type="dxa"/>
            <w:tcBorders>
              <w:top w:val="single" w:sz="12" w:space="0" w:color="auto"/>
              <w:bottom w:val="single" w:sz="6" w:space="0" w:color="auto"/>
            </w:tcBorders>
          </w:tcPr>
          <w:p w14:paraId="2E5F1710" w14:textId="4B51B6D7" w:rsidR="00D60816" w:rsidRDefault="00D60816" w:rsidP="00FF3066">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w:t>
            </w:r>
          </w:p>
        </w:tc>
        <w:tc>
          <w:tcPr>
            <w:tcW w:w="1217" w:type="dxa"/>
            <w:tcBorders>
              <w:top w:val="single" w:sz="12" w:space="0" w:color="auto"/>
              <w:bottom w:val="single" w:sz="6" w:space="0" w:color="auto"/>
            </w:tcBorders>
          </w:tcPr>
          <w:p w14:paraId="11047F9B" w14:textId="29CB789E"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α</m:t>
                </m:r>
              </m:oMath>
            </m:oMathPara>
          </w:p>
        </w:tc>
        <w:tc>
          <w:tcPr>
            <w:tcW w:w="1217" w:type="dxa"/>
            <w:tcBorders>
              <w:top w:val="single" w:sz="12" w:space="0" w:color="auto"/>
              <w:bottom w:val="single" w:sz="6" w:space="0" w:color="auto"/>
            </w:tcBorders>
          </w:tcPr>
          <w:p w14:paraId="74A01906" w14:textId="7FA36B04"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β</m:t>
                </m:r>
              </m:oMath>
            </m:oMathPara>
          </w:p>
        </w:tc>
        <w:tc>
          <w:tcPr>
            <w:tcW w:w="1217" w:type="dxa"/>
            <w:tcBorders>
              <w:top w:val="single" w:sz="12" w:space="0" w:color="auto"/>
              <w:bottom w:val="single" w:sz="6" w:space="0" w:color="auto"/>
            </w:tcBorders>
          </w:tcPr>
          <w:p w14:paraId="3CECF277" w14:textId="3AF4B221"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r</m:t>
                </m:r>
              </m:oMath>
            </m:oMathPara>
          </w:p>
        </w:tc>
        <w:tc>
          <w:tcPr>
            <w:tcW w:w="1218" w:type="dxa"/>
            <w:tcBorders>
              <w:top w:val="single" w:sz="12" w:space="0" w:color="auto"/>
              <w:bottom w:val="single" w:sz="6" w:space="0" w:color="auto"/>
            </w:tcBorders>
          </w:tcPr>
          <w:p w14:paraId="56E00DD4" w14:textId="1E0030AB"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κ</m:t>
                </m:r>
              </m:oMath>
            </m:oMathPara>
          </w:p>
        </w:tc>
        <w:tc>
          <w:tcPr>
            <w:tcW w:w="1218" w:type="dxa"/>
            <w:tcBorders>
              <w:top w:val="single" w:sz="12" w:space="0" w:color="auto"/>
              <w:bottom w:val="single" w:sz="6" w:space="0" w:color="auto"/>
            </w:tcBorders>
          </w:tcPr>
          <w:p w14:paraId="6C7F6C62" w14:textId="2FC3D3BE"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δ</m:t>
                </m:r>
              </m:oMath>
            </m:oMathPara>
          </w:p>
        </w:tc>
      </w:tr>
      <w:tr w:rsidR="00D60816" w14:paraId="11C12D3B" w14:textId="77777777" w:rsidTr="00FF3066">
        <w:tc>
          <w:tcPr>
            <w:tcW w:w="1217" w:type="dxa"/>
            <w:tcBorders>
              <w:top w:val="single" w:sz="6" w:space="0" w:color="auto"/>
            </w:tcBorders>
          </w:tcPr>
          <w:p w14:paraId="646F8CDD" w14:textId="4C8FE1BF" w:rsidR="00D60816" w:rsidRDefault="00FF3066" w:rsidP="00FF3066">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1217" w:type="dxa"/>
            <w:tcBorders>
              <w:top w:val="single" w:sz="6" w:space="0" w:color="auto"/>
            </w:tcBorders>
          </w:tcPr>
          <w:p w14:paraId="267BE283" w14:textId="63D0F150"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0.16</w:t>
            </w:r>
          </w:p>
        </w:tc>
        <w:tc>
          <w:tcPr>
            <w:tcW w:w="1217" w:type="dxa"/>
            <w:tcBorders>
              <w:top w:val="single" w:sz="6" w:space="0" w:color="auto"/>
            </w:tcBorders>
            <w:vAlign w:val="center"/>
          </w:tcPr>
          <w:p w14:paraId="79AD8877" w14:textId="4C854459"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0.15</w:t>
            </w:r>
          </w:p>
        </w:tc>
        <w:tc>
          <w:tcPr>
            <w:tcW w:w="1217" w:type="dxa"/>
            <w:tcBorders>
              <w:top w:val="single" w:sz="6" w:space="0" w:color="auto"/>
            </w:tcBorders>
          </w:tcPr>
          <w:p w14:paraId="11592502" w14:textId="2BC67C0B"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0.13</w:t>
            </w:r>
          </w:p>
        </w:tc>
        <w:tc>
          <w:tcPr>
            <w:tcW w:w="1218" w:type="dxa"/>
            <w:tcBorders>
              <w:top w:val="single" w:sz="6" w:space="0" w:color="auto"/>
            </w:tcBorders>
            <w:vAlign w:val="center"/>
          </w:tcPr>
          <w:p w14:paraId="6A69C38A" w14:textId="196F5DC1"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8.32</w:t>
            </w:r>
          </w:p>
        </w:tc>
        <w:tc>
          <w:tcPr>
            <w:tcW w:w="1218" w:type="dxa"/>
            <w:tcBorders>
              <w:top w:val="single" w:sz="6" w:space="0" w:color="auto"/>
            </w:tcBorders>
          </w:tcPr>
          <w:p w14:paraId="767F6E8E" w14:textId="3635E666"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9.97</w:t>
            </w:r>
          </w:p>
        </w:tc>
      </w:tr>
      <w:tr w:rsidR="00D60816" w14:paraId="219CDAB4" w14:textId="77777777" w:rsidTr="00FF3066">
        <w:tc>
          <w:tcPr>
            <w:tcW w:w="1217" w:type="dxa"/>
          </w:tcPr>
          <w:p w14:paraId="4FC93CC6" w14:textId="59AF5ADD" w:rsidR="00D60816" w:rsidRDefault="003B17D6" w:rsidP="00FF306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217" w:type="dxa"/>
          </w:tcPr>
          <w:p w14:paraId="762D5D28" w14:textId="0E1C37ED"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0.008</w:t>
            </w:r>
          </w:p>
        </w:tc>
        <w:tc>
          <w:tcPr>
            <w:tcW w:w="1217" w:type="dxa"/>
          </w:tcPr>
          <w:p w14:paraId="455BB095" w14:textId="2C35F650"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0.0075</w:t>
            </w:r>
          </w:p>
        </w:tc>
        <w:tc>
          <w:tcPr>
            <w:tcW w:w="1217" w:type="dxa"/>
          </w:tcPr>
          <w:p w14:paraId="69921114" w14:textId="7C8A0E94"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0.0065</w:t>
            </w:r>
          </w:p>
        </w:tc>
        <w:tc>
          <w:tcPr>
            <w:tcW w:w="1218" w:type="dxa"/>
          </w:tcPr>
          <w:p w14:paraId="36670766" w14:textId="597B5800"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0.42</w:t>
            </w:r>
          </w:p>
        </w:tc>
        <w:tc>
          <w:tcPr>
            <w:tcW w:w="1218" w:type="dxa"/>
          </w:tcPr>
          <w:p w14:paraId="2993AE92" w14:textId="755CC890"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0.5</w:t>
            </w:r>
          </w:p>
        </w:tc>
      </w:tr>
      <w:tr w:rsidR="00D60816" w14:paraId="5FAD23AB" w14:textId="77777777" w:rsidTr="00FF3066">
        <w:tc>
          <w:tcPr>
            <w:tcW w:w="1217" w:type="dxa"/>
          </w:tcPr>
          <w:p w14:paraId="27E0C04E" w14:textId="373DACD3" w:rsidR="00D60816" w:rsidRDefault="003B17D6" w:rsidP="00FF3066">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217" w:type="dxa"/>
          </w:tcPr>
          <w:p w14:paraId="743E4108" w14:textId="0E2B2B94"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0.016</w:t>
            </w:r>
          </w:p>
        </w:tc>
        <w:tc>
          <w:tcPr>
            <w:tcW w:w="1217" w:type="dxa"/>
          </w:tcPr>
          <w:p w14:paraId="1351C1CD" w14:textId="2A0CA3A5"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0.015</w:t>
            </w:r>
          </w:p>
        </w:tc>
        <w:tc>
          <w:tcPr>
            <w:tcW w:w="1217" w:type="dxa"/>
          </w:tcPr>
          <w:p w14:paraId="42848C8C" w14:textId="06A2434D"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0.013</w:t>
            </w:r>
          </w:p>
        </w:tc>
        <w:tc>
          <w:tcPr>
            <w:tcW w:w="1218" w:type="dxa"/>
          </w:tcPr>
          <w:p w14:paraId="0280556C" w14:textId="4F430D49"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0.83</w:t>
            </w:r>
          </w:p>
        </w:tc>
        <w:tc>
          <w:tcPr>
            <w:tcW w:w="1218" w:type="dxa"/>
          </w:tcPr>
          <w:p w14:paraId="1059CA28" w14:textId="20F32C9D" w:rsidR="00D60816" w:rsidRDefault="00861AD3" w:rsidP="00FF3066">
            <w:pPr>
              <w:spacing w:line="480" w:lineRule="auto"/>
              <w:jc w:val="center"/>
              <w:rPr>
                <w:rFonts w:ascii="Times New Roman" w:hAnsi="Times New Roman" w:cs="Times New Roman"/>
              </w:rPr>
            </w:pPr>
            <w:r w:rsidRPr="00AE0A95">
              <w:rPr>
                <w:rFonts w:ascii="Times New Roman" w:hAnsi="Times New Roman" w:cs="Times New Roman"/>
              </w:rPr>
              <w:t>1.0</w:t>
            </w:r>
          </w:p>
        </w:tc>
      </w:tr>
      <w:tr w:rsidR="00D60816" w14:paraId="0FB9EDE1" w14:textId="77777777" w:rsidTr="00FF3066">
        <w:tc>
          <w:tcPr>
            <w:tcW w:w="1217" w:type="dxa"/>
          </w:tcPr>
          <w:p w14:paraId="2EAEBF11" w14:textId="541BDAA4" w:rsidR="00D60816" w:rsidRDefault="003B17D6" w:rsidP="00FF3066">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217" w:type="dxa"/>
          </w:tcPr>
          <w:p w14:paraId="00E4B444" w14:textId="015C7C3C"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0.087</w:t>
            </w:r>
          </w:p>
        </w:tc>
        <w:tc>
          <w:tcPr>
            <w:tcW w:w="1217" w:type="dxa"/>
          </w:tcPr>
          <w:p w14:paraId="60E433F2" w14:textId="4921FA6F"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0.081</w:t>
            </w:r>
          </w:p>
        </w:tc>
        <w:tc>
          <w:tcPr>
            <w:tcW w:w="1217" w:type="dxa"/>
          </w:tcPr>
          <w:p w14:paraId="2DA9C14E" w14:textId="611452B1"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0.07</w:t>
            </w:r>
          </w:p>
        </w:tc>
        <w:tc>
          <w:tcPr>
            <w:tcW w:w="1218" w:type="dxa"/>
          </w:tcPr>
          <w:p w14:paraId="402BC9F7" w14:textId="3C8ADF65"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4.55</w:t>
            </w:r>
          </w:p>
        </w:tc>
        <w:tc>
          <w:tcPr>
            <w:tcW w:w="1218" w:type="dxa"/>
          </w:tcPr>
          <w:p w14:paraId="6AEFE1E5" w14:textId="29596709" w:rsidR="00D60816" w:rsidRDefault="00861AD3" w:rsidP="00FF3066">
            <w:pPr>
              <w:spacing w:line="480" w:lineRule="auto"/>
              <w:jc w:val="center"/>
              <w:rPr>
                <w:rFonts w:ascii="Times New Roman" w:hAnsi="Times New Roman" w:cs="Times New Roman"/>
              </w:rPr>
            </w:pPr>
            <w:r w:rsidRPr="00AE0A95">
              <w:rPr>
                <w:rFonts w:ascii="Times New Roman" w:hAnsi="Times New Roman" w:cs="Times New Roman"/>
              </w:rPr>
              <w:t>5.4</w:t>
            </w:r>
          </w:p>
        </w:tc>
      </w:tr>
      <w:tr w:rsidR="00D60816" w14:paraId="24C70D31" w14:textId="77777777" w:rsidTr="00FF3066">
        <w:tc>
          <w:tcPr>
            <w:tcW w:w="1217" w:type="dxa"/>
            <w:tcBorders>
              <w:bottom w:val="single" w:sz="12" w:space="0" w:color="auto"/>
            </w:tcBorders>
          </w:tcPr>
          <w:p w14:paraId="769571AE" w14:textId="4B9FA410" w:rsidR="00D60816" w:rsidRDefault="003B17D6" w:rsidP="00FF3066">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217" w:type="dxa"/>
            <w:tcBorders>
              <w:bottom w:val="single" w:sz="12" w:space="0" w:color="auto"/>
            </w:tcBorders>
          </w:tcPr>
          <w:p w14:paraId="5E371DCA" w14:textId="02BBDB9A"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0.22</w:t>
            </w:r>
          </w:p>
        </w:tc>
        <w:tc>
          <w:tcPr>
            <w:tcW w:w="1217" w:type="dxa"/>
            <w:tcBorders>
              <w:bottom w:val="single" w:sz="12" w:space="0" w:color="auto"/>
            </w:tcBorders>
          </w:tcPr>
          <w:p w14:paraId="037EB8B6" w14:textId="19FC9187"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0.2</w:t>
            </w:r>
            <w:r>
              <w:rPr>
                <w:rFonts w:ascii="Times New Roman" w:hAnsi="Times New Roman" w:cs="Times New Roman"/>
              </w:rPr>
              <w:t>0</w:t>
            </w:r>
          </w:p>
        </w:tc>
        <w:tc>
          <w:tcPr>
            <w:tcW w:w="1217" w:type="dxa"/>
            <w:tcBorders>
              <w:bottom w:val="single" w:sz="12" w:space="0" w:color="auto"/>
            </w:tcBorders>
          </w:tcPr>
          <w:p w14:paraId="2F80C7EE" w14:textId="2B1AAE4E"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0.18</w:t>
            </w:r>
          </w:p>
        </w:tc>
        <w:tc>
          <w:tcPr>
            <w:tcW w:w="1218" w:type="dxa"/>
            <w:tcBorders>
              <w:bottom w:val="single" w:sz="12" w:space="0" w:color="auto"/>
            </w:tcBorders>
          </w:tcPr>
          <w:p w14:paraId="03A2F953" w14:textId="6AAFA32E"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20</w:t>
            </w:r>
          </w:p>
        </w:tc>
        <w:tc>
          <w:tcPr>
            <w:tcW w:w="1218" w:type="dxa"/>
            <w:tcBorders>
              <w:bottom w:val="single" w:sz="12" w:space="0" w:color="auto"/>
            </w:tcBorders>
          </w:tcPr>
          <w:p w14:paraId="1E43A96A" w14:textId="05722AFF" w:rsidR="00D60816" w:rsidRDefault="00861AD3" w:rsidP="00FF3066">
            <w:pPr>
              <w:spacing w:line="480" w:lineRule="auto"/>
              <w:jc w:val="center"/>
              <w:rPr>
                <w:rFonts w:ascii="Times New Roman" w:hAnsi="Times New Roman" w:cs="Times New Roman"/>
              </w:rPr>
            </w:pPr>
            <w:r w:rsidRPr="00AE0A95">
              <w:rPr>
                <w:rFonts w:ascii="Times New Roman" w:hAnsi="Times New Roman" w:cs="Times New Roman"/>
              </w:rPr>
              <w:t>13.44</w:t>
            </w:r>
          </w:p>
        </w:tc>
      </w:tr>
    </w:tbl>
    <w:p w14:paraId="51C87024" w14:textId="79B0871B" w:rsidR="00566F73" w:rsidRPr="00566F73" w:rsidRDefault="00AE0A95" w:rsidP="00F830F6">
      <w:pPr>
        <w:spacing w:line="480" w:lineRule="auto"/>
        <w:rPr>
          <w:rFonts w:ascii="Times New Roman" w:hAnsi="Times New Roman" w:cs="Times New Roman"/>
        </w:rPr>
      </w:pPr>
      <w:r>
        <w:rPr>
          <w:rFonts w:ascii="Times New Roman" w:hAnsi="Times New Roman" w:cs="Times New Roman"/>
        </w:rPr>
        <w:tab/>
      </w:r>
      <w:r w:rsidR="0091790E">
        <w:rPr>
          <w:rFonts w:ascii="Times New Roman" w:hAnsi="Times New Roman" w:cs="Times New Roman"/>
        </w:rPr>
        <w:t>For</w:t>
      </w:r>
      <w:r w:rsidR="00CC7FCA"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loc</m:t>
            </m:r>
          </m:sub>
        </m:sSub>
      </m:oMath>
      <w:r w:rsidR="007D091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col</m:t>
            </m:r>
          </m:sub>
        </m:sSub>
      </m:oMath>
      <w:r w:rsidR="007D0918">
        <w:rPr>
          <w:rFonts w:ascii="Times New Roman" w:hAnsi="Times New Roman" w:cs="Times New Roman" w:hint="eastAsia"/>
        </w:rPr>
        <w:t xml:space="preserve"> </w:t>
      </w:r>
      <w:r w:rsidR="007D0918">
        <w:rPr>
          <w:rFonts w:ascii="Times New Roman" w:hAnsi="Times New Roman" w:cs="Times New Roman"/>
        </w:rPr>
        <w:t xml:space="preserve">and </w:t>
      </w:r>
      <m:oMath>
        <m:r>
          <w:rPr>
            <w:rFonts w:ascii="Cambria Math" w:hAnsi="Cambria Math" w:cs="Times New Roman"/>
          </w:rPr>
          <m:t>w</m:t>
        </m:r>
      </m:oMath>
      <w:r w:rsidR="0091790E">
        <w:rPr>
          <w:rFonts w:ascii="Times New Roman" w:hAnsi="Times New Roman" w:cs="Times New Roman" w:hint="eastAsia"/>
        </w:rPr>
        <w:t>,</w:t>
      </w:r>
      <w:r w:rsidR="0091790E">
        <w:rPr>
          <w:rFonts w:ascii="Times New Roman" w:hAnsi="Times New Roman" w:cs="Times New Roman"/>
        </w:rPr>
        <w:t xml:space="preserve"> </w:t>
      </w:r>
      <w:r w:rsidR="00C04EDA">
        <w:rPr>
          <w:rFonts w:ascii="Times New Roman" w:hAnsi="Times New Roman" w:cs="Times New Roman"/>
        </w:rPr>
        <w:t>no available dataset informs their distributions.</w:t>
      </w:r>
      <w:r w:rsidR="00736CB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loc</m:t>
            </m:r>
          </m:sub>
        </m:sSub>
      </m:oMath>
      <w:r w:rsidR="00B500E4"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col</m:t>
            </m:r>
          </m:sub>
        </m:sSub>
      </m:oMath>
      <w:r w:rsidR="00B500E4" w:rsidRPr="00975C28">
        <w:rPr>
          <w:rFonts w:ascii="Times New Roman" w:hAnsi="Times New Roman" w:cs="Times New Roman"/>
        </w:rPr>
        <w:t xml:space="preserve"> were set to </w:t>
      </w:r>
      <w:r w:rsidR="00B500E4">
        <w:rPr>
          <w:rFonts w:ascii="Times New Roman" w:hAnsi="Times New Roman" w:cs="Times New Roman"/>
        </w:rPr>
        <w:t xml:space="preserve">follow </w:t>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0,20</m:t>
            </m:r>
          </m:e>
        </m:d>
        <m:r>
          <w:rPr>
            <w:rFonts w:ascii="Cambria Math" w:hAnsi="Cambria Math" w:cs="Times New Roman"/>
          </w:rPr>
          <m:t>.</m:t>
        </m:r>
      </m:oMath>
      <w:r w:rsidR="007D0918">
        <w:rPr>
          <w:rFonts w:ascii="Times New Roman" w:hAnsi="Times New Roman" w:cs="Times New Roman" w:hint="eastAsia"/>
        </w:rPr>
        <w:t xml:space="preserve"> </w:t>
      </w:r>
      <m:oMath>
        <m:r>
          <w:rPr>
            <w:rFonts w:ascii="Cambria Math" w:hAnsi="Cambria Math" w:cs="Times New Roman"/>
          </w:rPr>
          <m:t>w</m:t>
        </m:r>
      </m:oMath>
      <w:r w:rsidR="007D0918">
        <w:rPr>
          <w:rFonts w:ascii="Times New Roman" w:hAnsi="Times New Roman" w:cs="Times New Roman" w:hint="eastAsia"/>
        </w:rPr>
        <w:t xml:space="preserve"> </w:t>
      </w:r>
      <w:r w:rsidR="007D0918">
        <w:rPr>
          <w:rFonts w:ascii="Times New Roman" w:hAnsi="Times New Roman" w:cs="Times New Roman"/>
        </w:rPr>
        <w:t xml:space="preserve">was set to follow </w:t>
      </w:r>
      <m:oMath>
        <m:r>
          <w:rPr>
            <w:rFonts w:ascii="Cambria Math" w:hAnsi="Cambria Math" w:cs="Times New Roman"/>
          </w:rPr>
          <m:t>Beta(1,1)</m:t>
        </m:r>
      </m:oMath>
      <w:r w:rsidR="007D0918">
        <w:rPr>
          <w:rFonts w:ascii="Times New Roman" w:hAnsi="Times New Roman" w:cs="Times New Roman" w:hint="eastAsia"/>
        </w:rPr>
        <w:t>.</w:t>
      </w:r>
    </w:p>
    <w:p w14:paraId="49533003" w14:textId="29366491" w:rsidR="00BD34A4" w:rsidRPr="00975C28" w:rsidRDefault="00F830F6" w:rsidP="00CD4232">
      <w:pPr>
        <w:spacing w:line="480" w:lineRule="auto"/>
        <w:rPr>
          <w:rFonts w:ascii="Times New Roman" w:hAnsi="Times New Roman" w:cs="Times New Roman"/>
        </w:rPr>
      </w:pPr>
      <w:r>
        <w:rPr>
          <w:rFonts w:ascii="Times New Roman" w:hAnsi="Times New Roman" w:cs="Times New Roman"/>
        </w:rPr>
        <w:tab/>
      </w:r>
      <w:r w:rsidR="00FE1C6C">
        <w:rPr>
          <w:rFonts w:ascii="Times New Roman" w:hAnsi="Times New Roman" w:cs="Times New Roman"/>
        </w:rPr>
        <w:t>Four</w:t>
      </w:r>
      <w:r w:rsidR="007D0918">
        <w:rPr>
          <w:rFonts w:ascii="Times New Roman" w:hAnsi="Times New Roman" w:cs="Times New Roman"/>
        </w:rPr>
        <w:t xml:space="preserve"> </w:t>
      </w:r>
      <w:r w:rsidR="007D0918" w:rsidRPr="00975C28">
        <w:rPr>
          <w:rFonts w:ascii="Times New Roman" w:hAnsi="Times New Roman" w:cs="Times New Roman"/>
        </w:rPr>
        <w:t>sets of informative priors with different uncertainty were created.</w:t>
      </w:r>
      <w:r w:rsidR="007D0918">
        <w:rPr>
          <w:rFonts w:ascii="Times New Roman" w:hAnsi="Times New Roman" w:cs="Times New Roman"/>
        </w:rPr>
        <w:t xml:space="preserve"> </w:t>
      </w:r>
      <w:r w:rsidR="005E63D2" w:rsidRPr="00975C28">
        <w:rPr>
          <w:rFonts w:ascii="Times New Roman" w:hAnsi="Times New Roman" w:cs="Times New Roman"/>
        </w:rPr>
        <w:t xml:space="preserve">The </w:t>
      </w:r>
      <w:r w:rsidR="00EE3C01">
        <w:rPr>
          <w:rFonts w:ascii="Times New Roman" w:hAnsi="Times New Roman" w:cs="Times New Roman"/>
        </w:rPr>
        <w:t>core</w:t>
      </w:r>
      <w:r w:rsidR="005E63D2" w:rsidRPr="00975C28">
        <w:rPr>
          <w:rFonts w:ascii="Times New Roman" w:hAnsi="Times New Roman" w:cs="Times New Roman"/>
        </w:rPr>
        <w:t xml:space="preserve"> predictions </w:t>
      </w:r>
      <w:r w:rsidR="00D95C66" w:rsidRPr="00975C28">
        <w:rPr>
          <w:rFonts w:ascii="Times New Roman" w:hAnsi="Times New Roman" w:cs="Times New Roman"/>
        </w:rPr>
        <w:t xml:space="preserve">were made </w:t>
      </w:r>
      <w:r w:rsidR="00D95C66">
        <w:rPr>
          <w:rFonts w:ascii="Times New Roman" w:hAnsi="Times New Roman" w:cs="Times New Roman"/>
        </w:rPr>
        <w:t>for the mean absolute error (MAE) of</w:t>
      </w:r>
      <w:r w:rsidR="005E63D2" w:rsidRPr="00975C28">
        <w:rPr>
          <w:rFonts w:ascii="Times New Roman" w:hAnsi="Times New Roman" w:cs="Times New Roman"/>
        </w:rPr>
        <w:t xml:space="preserve"> </w:t>
      </w:r>
      <w:r w:rsidR="00F9553A" w:rsidRPr="00975C28">
        <w:rPr>
          <w:rFonts w:ascii="Times New Roman" w:hAnsi="Times New Roman" w:cs="Times New Roman"/>
        </w:rPr>
        <w:t xml:space="preserve">target-centered responses, average nontarget-centered responses and nontarget-centered responses at each distance </w:t>
      </w:r>
      <w:r w:rsidR="00F9553A">
        <w:rPr>
          <w:rFonts w:ascii="Times New Roman" w:hAnsi="Times New Roman" w:cs="Times New Roman"/>
        </w:rPr>
        <w:t>along cue feature</w:t>
      </w:r>
      <w:r w:rsidR="00F9553A" w:rsidRPr="00975C28">
        <w:rPr>
          <w:rFonts w:ascii="Times New Roman" w:hAnsi="Times New Roman" w:cs="Times New Roman"/>
        </w:rPr>
        <w:t xml:space="preserve"> dimension</w:t>
      </w:r>
      <w:r w:rsidR="00F9553A">
        <w:rPr>
          <w:rFonts w:ascii="Times New Roman" w:hAnsi="Times New Roman" w:cs="Times New Roman"/>
        </w:rPr>
        <w:t xml:space="preserve">s for each </w:t>
      </w:r>
      <w:r w:rsidR="00542452">
        <w:rPr>
          <w:rFonts w:ascii="Times New Roman" w:hAnsi="Times New Roman" w:cs="Times New Roman"/>
        </w:rPr>
        <w:t xml:space="preserve">cue </w:t>
      </w:r>
      <w:r w:rsidR="00F9553A">
        <w:rPr>
          <w:rFonts w:ascii="Times New Roman" w:hAnsi="Times New Roman" w:cs="Times New Roman"/>
        </w:rPr>
        <w:t>condition.</w:t>
      </w:r>
    </w:p>
    <w:p w14:paraId="1765C10D" w14:textId="74411BB7" w:rsidR="00BD34A4" w:rsidRPr="00975C28" w:rsidRDefault="00BD34A4" w:rsidP="00F769B1">
      <w:pPr>
        <w:pStyle w:val="2"/>
        <w:rPr>
          <w:rFonts w:ascii="Times New Roman" w:hAnsi="Times New Roman" w:cs="Times New Roman"/>
          <w:sz w:val="24"/>
          <w:szCs w:val="24"/>
        </w:rPr>
      </w:pPr>
      <w:r w:rsidRPr="00975C28">
        <w:rPr>
          <w:rFonts w:ascii="Times New Roman" w:hAnsi="Times New Roman" w:cs="Times New Roman"/>
          <w:sz w:val="24"/>
          <w:szCs w:val="24"/>
        </w:rPr>
        <w:t>Data prior</w:t>
      </w:r>
      <w:r w:rsidR="00C36D93">
        <w:rPr>
          <w:rFonts w:ascii="Times New Roman" w:hAnsi="Times New Roman" w:cs="Times New Roman"/>
          <w:sz w:val="24"/>
          <w:szCs w:val="24"/>
        </w:rPr>
        <w:t>s</w:t>
      </w:r>
    </w:p>
    <w:p w14:paraId="0131411E" w14:textId="0C9052A9" w:rsidR="00C43764" w:rsidRDefault="00376673" w:rsidP="00706272">
      <w:pPr>
        <w:spacing w:line="480" w:lineRule="auto"/>
        <w:rPr>
          <w:rFonts w:ascii="Times New Roman" w:hAnsi="Times New Roman" w:cs="Times New Roman"/>
        </w:rPr>
      </w:pPr>
      <w:r>
        <w:rPr>
          <w:rFonts w:ascii="Times New Roman" w:hAnsi="Times New Roman" w:cs="Times New Roman"/>
        </w:rPr>
        <w:tab/>
      </w:r>
      <w:r w:rsidR="00717777" w:rsidRPr="00975C28">
        <w:rPr>
          <w:rFonts w:ascii="Times New Roman" w:hAnsi="Times New Roman" w:cs="Times New Roman"/>
        </w:rPr>
        <w:t>The data priors were constructed from the dataset of Experiment 1 using bootstrapping.</w:t>
      </w:r>
      <w:r w:rsidR="007079DE" w:rsidRPr="00975C28">
        <w:rPr>
          <w:rFonts w:ascii="Times New Roman" w:hAnsi="Times New Roman" w:cs="Times New Roman"/>
        </w:rPr>
        <w:t xml:space="preserve"> The number of participants of Experiment 1 is 19. The</w:t>
      </w:r>
      <w:r w:rsidR="00037D31" w:rsidRPr="00975C28">
        <w:rPr>
          <w:rFonts w:ascii="Times New Roman" w:hAnsi="Times New Roman" w:cs="Times New Roman"/>
        </w:rPr>
        <w:t xml:space="preserve"> </w:t>
      </w:r>
      <w:r w:rsidR="00F9553A">
        <w:rPr>
          <w:rFonts w:ascii="Times New Roman" w:hAnsi="Times New Roman" w:cs="Times New Roman"/>
        </w:rPr>
        <w:t xml:space="preserve">MAE </w:t>
      </w:r>
      <w:r w:rsidR="00037D31" w:rsidRPr="00975C28">
        <w:rPr>
          <w:rFonts w:ascii="Times New Roman" w:hAnsi="Times New Roman" w:cs="Times New Roman"/>
        </w:rPr>
        <w:t>of</w:t>
      </w:r>
      <w:r w:rsidR="00BD3E7F" w:rsidRPr="00975C28">
        <w:rPr>
          <w:rFonts w:ascii="Times New Roman" w:hAnsi="Times New Roman" w:cs="Times New Roman"/>
        </w:rPr>
        <w:t xml:space="preserve"> </w:t>
      </w:r>
      <w:r w:rsidR="00037D31" w:rsidRPr="00975C28">
        <w:rPr>
          <w:rFonts w:ascii="Times New Roman" w:hAnsi="Times New Roman" w:cs="Times New Roman"/>
        </w:rPr>
        <w:t xml:space="preserve">target-centered </w:t>
      </w:r>
      <w:r w:rsidR="00BD3E7F" w:rsidRPr="00975C28">
        <w:rPr>
          <w:rFonts w:ascii="Times New Roman" w:hAnsi="Times New Roman" w:cs="Times New Roman"/>
        </w:rPr>
        <w:t>response</w:t>
      </w:r>
      <w:r w:rsidR="00037D31" w:rsidRPr="00975C28">
        <w:rPr>
          <w:rFonts w:ascii="Times New Roman" w:hAnsi="Times New Roman" w:cs="Times New Roman"/>
        </w:rPr>
        <w:t>s</w:t>
      </w:r>
      <w:r w:rsidR="00BD3E7F" w:rsidRPr="00975C28">
        <w:rPr>
          <w:rFonts w:ascii="Times New Roman" w:hAnsi="Times New Roman" w:cs="Times New Roman"/>
        </w:rPr>
        <w:t>,</w:t>
      </w:r>
      <w:r w:rsidR="00037D31" w:rsidRPr="00975C28">
        <w:rPr>
          <w:rFonts w:ascii="Times New Roman" w:hAnsi="Times New Roman" w:cs="Times New Roman"/>
        </w:rPr>
        <w:t xml:space="preserve"> average </w:t>
      </w:r>
      <w:r w:rsidR="00BD3E7F" w:rsidRPr="00975C28">
        <w:rPr>
          <w:rFonts w:ascii="Times New Roman" w:hAnsi="Times New Roman" w:cs="Times New Roman"/>
        </w:rPr>
        <w:t>nontarget</w:t>
      </w:r>
      <w:r w:rsidR="00037D31" w:rsidRPr="00975C28">
        <w:rPr>
          <w:rFonts w:ascii="Times New Roman" w:hAnsi="Times New Roman" w:cs="Times New Roman"/>
        </w:rPr>
        <w:t>-centered responses</w:t>
      </w:r>
      <w:r w:rsidR="00BD3E7F" w:rsidRPr="00975C28">
        <w:rPr>
          <w:rFonts w:ascii="Times New Roman" w:hAnsi="Times New Roman" w:cs="Times New Roman"/>
        </w:rPr>
        <w:t xml:space="preserve"> and </w:t>
      </w:r>
      <w:r w:rsidR="00037D31" w:rsidRPr="00975C28">
        <w:rPr>
          <w:rFonts w:ascii="Times New Roman" w:hAnsi="Times New Roman" w:cs="Times New Roman"/>
        </w:rPr>
        <w:t>nontarget-centered responses</w:t>
      </w:r>
      <w:r w:rsidR="00BD3E7F" w:rsidRPr="00975C28">
        <w:rPr>
          <w:rFonts w:ascii="Times New Roman" w:hAnsi="Times New Roman" w:cs="Times New Roman"/>
        </w:rPr>
        <w:t xml:space="preserve"> </w:t>
      </w:r>
      <w:r w:rsidR="002671D5" w:rsidRPr="00975C28">
        <w:rPr>
          <w:rFonts w:ascii="Times New Roman" w:hAnsi="Times New Roman" w:cs="Times New Roman"/>
        </w:rPr>
        <w:t>at each distance on the location dimension</w:t>
      </w:r>
      <w:r w:rsidR="00037D31" w:rsidRPr="00975C28">
        <w:rPr>
          <w:rFonts w:ascii="Times New Roman" w:hAnsi="Times New Roman" w:cs="Times New Roman"/>
        </w:rPr>
        <w:t xml:space="preserve"> </w:t>
      </w:r>
      <w:r w:rsidR="007079DE" w:rsidRPr="00975C28">
        <w:rPr>
          <w:rFonts w:ascii="Times New Roman" w:hAnsi="Times New Roman" w:cs="Times New Roman"/>
        </w:rPr>
        <w:t xml:space="preserve">were </w:t>
      </w:r>
      <w:r w:rsidR="00037D31" w:rsidRPr="00975C28">
        <w:rPr>
          <w:rFonts w:ascii="Times New Roman" w:hAnsi="Times New Roman" w:cs="Times New Roman"/>
        </w:rPr>
        <w:t>computed</w:t>
      </w:r>
      <w:r w:rsidR="007079DE" w:rsidRPr="00975C28">
        <w:rPr>
          <w:rFonts w:ascii="Times New Roman" w:hAnsi="Times New Roman" w:cs="Times New Roman"/>
        </w:rPr>
        <w:t xml:space="preserve"> for each participant</w:t>
      </w:r>
      <w:r w:rsidR="00037D31" w:rsidRPr="00975C28">
        <w:rPr>
          <w:rFonts w:ascii="Times New Roman" w:hAnsi="Times New Roman" w:cs="Times New Roman"/>
        </w:rPr>
        <w:t>.</w:t>
      </w:r>
      <w:r w:rsidR="00C81F6D">
        <w:rPr>
          <w:rFonts w:ascii="Times New Roman" w:hAnsi="Times New Roman" w:cs="Times New Roman"/>
        </w:rPr>
        <w:t xml:space="preserve"> </w:t>
      </w:r>
      <w:r w:rsidR="002671D5" w:rsidRPr="00975C28">
        <w:rPr>
          <w:rFonts w:ascii="Times New Roman" w:hAnsi="Times New Roman" w:cs="Times New Roman"/>
        </w:rPr>
        <w:t xml:space="preserve">Since Experiment 1 did not use color as the retrieval cue, I approximated the nontarget-centered responses at each distance </w:t>
      </w:r>
      <w:r w:rsidR="00007256">
        <w:rPr>
          <w:rFonts w:ascii="Times New Roman" w:hAnsi="Times New Roman" w:cs="Times New Roman"/>
        </w:rPr>
        <w:t>along</w:t>
      </w:r>
      <w:r w:rsidR="002671D5" w:rsidRPr="00975C28">
        <w:rPr>
          <w:rFonts w:ascii="Times New Roman" w:hAnsi="Times New Roman" w:cs="Times New Roman"/>
        </w:rPr>
        <w:t xml:space="preserve"> the </w:t>
      </w:r>
      <w:r w:rsidR="00F3646C" w:rsidRPr="00975C28">
        <w:rPr>
          <w:rFonts w:ascii="Times New Roman" w:hAnsi="Times New Roman" w:cs="Times New Roman"/>
        </w:rPr>
        <w:t>color</w:t>
      </w:r>
      <w:r w:rsidR="002671D5" w:rsidRPr="00975C28">
        <w:rPr>
          <w:rFonts w:ascii="Times New Roman" w:hAnsi="Times New Roman" w:cs="Times New Roman"/>
        </w:rPr>
        <w:t xml:space="preserve"> dimension</w:t>
      </w:r>
      <w:r w:rsidR="00F3646C" w:rsidRPr="00975C28">
        <w:rPr>
          <w:rFonts w:ascii="Times New Roman" w:hAnsi="Times New Roman" w:cs="Times New Roman"/>
        </w:rPr>
        <w:t xml:space="preserve"> by that </w:t>
      </w:r>
      <w:r w:rsidR="00007256">
        <w:rPr>
          <w:rFonts w:ascii="Times New Roman" w:hAnsi="Times New Roman" w:cs="Times New Roman"/>
        </w:rPr>
        <w:t>along</w:t>
      </w:r>
      <w:r w:rsidR="00F3646C" w:rsidRPr="00975C28">
        <w:rPr>
          <w:rFonts w:ascii="Times New Roman" w:hAnsi="Times New Roman" w:cs="Times New Roman"/>
        </w:rPr>
        <w:t xml:space="preserve"> the location dimension</w:t>
      </w:r>
      <w:r w:rsidR="002671D5" w:rsidRPr="00975C28">
        <w:rPr>
          <w:rFonts w:ascii="Times New Roman" w:hAnsi="Times New Roman" w:cs="Times New Roman"/>
        </w:rPr>
        <w:t xml:space="preserve">. </w:t>
      </w:r>
      <w:r w:rsidR="00F3646C" w:rsidRPr="00975C28">
        <w:rPr>
          <w:rFonts w:ascii="Times New Roman" w:hAnsi="Times New Roman" w:cs="Times New Roman"/>
        </w:rPr>
        <w:t xml:space="preserve">The </w:t>
      </w:r>
      <w:r w:rsidR="00F6741B" w:rsidRPr="00975C28">
        <w:rPr>
          <w:rFonts w:ascii="Times New Roman" w:hAnsi="Times New Roman" w:cs="Times New Roman"/>
        </w:rPr>
        <w:t>six</w:t>
      </w:r>
      <w:r w:rsidR="00F3646C" w:rsidRPr="00975C28">
        <w:rPr>
          <w:rFonts w:ascii="Times New Roman" w:hAnsi="Times New Roman" w:cs="Times New Roman"/>
        </w:rPr>
        <w:t xml:space="preserve"> location distance</w:t>
      </w:r>
      <w:r w:rsidR="00F6741B" w:rsidRPr="00975C28">
        <w:rPr>
          <w:rFonts w:ascii="Times New Roman" w:hAnsi="Times New Roman" w:cs="Times New Roman"/>
        </w:rPr>
        <w:t>s</w:t>
      </w:r>
      <w:r w:rsidR="00F3646C" w:rsidRPr="00975C28">
        <w:rPr>
          <w:rFonts w:ascii="Times New Roman" w:hAnsi="Times New Roman" w:cs="Times New Roman"/>
        </w:rPr>
        <w:t xml:space="preserve"> were</w:t>
      </w:r>
      <w:r w:rsidR="00F6741B" w:rsidRPr="00975C28">
        <w:rPr>
          <w:rFonts w:ascii="Times New Roman" w:hAnsi="Times New Roman"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loc6</m:t>
                </m:r>
              </m:sub>
            </m:sSub>
            <m:r>
              <w:rPr>
                <w:rFonts w:ascii="Cambria Math" w:hAnsi="Cambria Math" w:cs="Times New Roman"/>
              </w:rPr>
              <m:t xml:space="preserve"> </m:t>
            </m:r>
          </m:e>
        </m:d>
        <m:r>
          <w:rPr>
            <w:rFonts w:ascii="Cambria Math" w:hAnsi="Cambria Math" w:cs="Times New Roman"/>
          </w:rPr>
          <m:t>=(0.48, 0.97, 1.45, 1.93, 2.42, 2.90)</m:t>
        </m:r>
      </m:oMath>
      <w:r w:rsidR="00F3646C" w:rsidRPr="00975C28">
        <w:rPr>
          <w:rFonts w:ascii="Times New Roman" w:hAnsi="Times New Roman" w:cs="Times New Roman"/>
        </w:rPr>
        <w:t xml:space="preserve">. The </w:t>
      </w:r>
      <w:proofErr w:type="gramStart"/>
      <w:r w:rsidR="00F3646C" w:rsidRPr="00975C28">
        <w:rPr>
          <w:rFonts w:ascii="Times New Roman" w:hAnsi="Times New Roman" w:cs="Times New Roman"/>
        </w:rPr>
        <w:t>four color</w:t>
      </w:r>
      <w:proofErr w:type="gramEnd"/>
      <w:r w:rsidR="00F3646C" w:rsidRPr="00975C28">
        <w:rPr>
          <w:rFonts w:ascii="Times New Roman" w:hAnsi="Times New Roman" w:cs="Times New Roman"/>
        </w:rPr>
        <w:t xml:space="preserve"> distance</w:t>
      </w:r>
      <w:r w:rsidR="00F6741B" w:rsidRPr="00975C28">
        <w:rPr>
          <w:rFonts w:ascii="Times New Roman" w:hAnsi="Times New Roman" w:cs="Times New Roman"/>
        </w:rPr>
        <w:t>s</w:t>
      </w:r>
      <w:r w:rsidR="00F3646C" w:rsidRPr="00975C28">
        <w:rPr>
          <w:rFonts w:ascii="Times New Roman" w:hAnsi="Times New Roman" w:cs="Times New Roman"/>
        </w:rPr>
        <w:t xml:space="preserve"> were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col4</m:t>
                </m:r>
              </m:sub>
            </m:sSub>
          </m:e>
        </m:d>
        <m:r>
          <w:rPr>
            <w:rFonts w:ascii="Cambria Math" w:hAnsi="Cambria Math" w:cs="Times New Roman"/>
          </w:rPr>
          <m:t>=(0.70, 1.40, 2.09, 2.79)</m:t>
        </m:r>
      </m:oMath>
      <w:r w:rsidR="00F3646C" w:rsidRPr="00975C28">
        <w:rPr>
          <w:rFonts w:ascii="Times New Roman" w:hAnsi="Times New Roman" w:cs="Times New Roman"/>
        </w:rPr>
        <w:t>.</w:t>
      </w:r>
      <w:r w:rsidR="00BD3E7F" w:rsidRPr="00975C28">
        <w:rPr>
          <w:rFonts w:ascii="Times New Roman" w:hAnsi="Times New Roman" w:cs="Times New Roman"/>
        </w:rPr>
        <w:t xml:space="preserve"> </w:t>
      </w:r>
      <w:r w:rsidR="00F3646C" w:rsidRPr="00975C28">
        <w:rPr>
          <w:rFonts w:ascii="Times New Roman" w:hAnsi="Times New Roman" w:cs="Times New Roman"/>
        </w:rPr>
        <w:t xml:space="preserve">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col1</m:t>
            </m:r>
          </m:sub>
        </m:sSub>
      </m:oMath>
      <w:r w:rsidR="00F3646C" w:rsidRPr="00975C28">
        <w:rPr>
          <w:rFonts w:ascii="Times New Roman" w:hAnsi="Times New Roman" w:cs="Times New Roman"/>
        </w:rPr>
        <w:t xml:space="preserve"> were approximated by the mean of 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loc1</m:t>
            </m:r>
          </m:sub>
        </m:sSub>
      </m:oMath>
      <w:r w:rsidR="00F3646C"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loc2</m:t>
            </m:r>
          </m:sub>
        </m:sSub>
      </m:oMath>
      <w:r w:rsidR="00C43764" w:rsidRPr="00975C28">
        <w:rPr>
          <w:rFonts w:ascii="Times New Roman" w:hAnsi="Times New Roman" w:cs="Times New Roman"/>
        </w:rPr>
        <w:t xml:space="preserve">, 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col2</m:t>
            </m:r>
          </m:sub>
        </m:sSub>
      </m:oMath>
      <w:r w:rsidR="00C43764" w:rsidRPr="00975C28">
        <w:rPr>
          <w:rFonts w:ascii="Times New Roman" w:hAnsi="Times New Roman" w:cs="Times New Roman"/>
        </w:rPr>
        <w:t xml:space="preserve"> by 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loc3</m:t>
            </m:r>
          </m:sub>
        </m:sSub>
      </m:oMath>
      <w:r w:rsidR="00C43764" w:rsidRPr="00975C28">
        <w:rPr>
          <w:rFonts w:ascii="Times New Roman" w:hAnsi="Times New Roman" w:cs="Times New Roman"/>
        </w:rPr>
        <w:t xml:space="preserve">, and the mean of </w:t>
      </w:r>
      <w:r w:rsidR="00C43764" w:rsidRPr="00975C28">
        <w:rPr>
          <w:rFonts w:ascii="Times New Roman" w:hAnsi="Times New Roman" w:cs="Times New Roman"/>
        </w:rPr>
        <w:lastRenderedPageBreak/>
        <w:t>responses centered at the rest color distances by the mean of responses centered at the rest location distances.</w:t>
      </w:r>
    </w:p>
    <w:p w14:paraId="3B59F8FF" w14:textId="3A7FE8F6" w:rsidR="00644A24" w:rsidRPr="00975C28" w:rsidRDefault="00F9553A" w:rsidP="00706272">
      <w:pPr>
        <w:spacing w:line="480" w:lineRule="auto"/>
        <w:rPr>
          <w:rFonts w:ascii="Times New Roman" w:hAnsi="Times New Roman" w:cs="Times New Roman"/>
        </w:rPr>
      </w:pPr>
      <w:r>
        <w:rPr>
          <w:rFonts w:ascii="Times New Roman" w:hAnsi="Times New Roman" w:cs="Times New Roman"/>
        </w:rPr>
        <w:tab/>
      </w:r>
      <w:r w:rsidR="00090711">
        <w:rPr>
          <w:rFonts w:ascii="Times New Roman" w:hAnsi="Times New Roman" w:cs="Times New Roman"/>
        </w:rPr>
        <w:t>For t</w:t>
      </w:r>
      <w:r w:rsidRPr="00975C28">
        <w:rPr>
          <w:rFonts w:ascii="Times New Roman" w:hAnsi="Times New Roman" w:cs="Times New Roman"/>
        </w:rPr>
        <w:t xml:space="preserve">he </w:t>
      </w:r>
      <w:r>
        <w:rPr>
          <w:rFonts w:ascii="Times New Roman" w:hAnsi="Times New Roman" w:cs="Times New Roman"/>
        </w:rPr>
        <w:t xml:space="preserve">confidence </w:t>
      </w:r>
      <w:r w:rsidRPr="00975C28">
        <w:rPr>
          <w:rFonts w:ascii="Times New Roman" w:hAnsi="Times New Roman" w:cs="Times New Roman"/>
        </w:rPr>
        <w:t xml:space="preserve">intervals </w:t>
      </w:r>
      <m:oMath>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 xml:space="preserve">, </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m:t>
        </m:r>
      </m:oMath>
      <w:r w:rsidR="00090711">
        <w:rPr>
          <w:rFonts w:ascii="Times New Roman" w:hAnsi="Times New Roman" w:cs="Times New Roman" w:hint="eastAsia"/>
        </w:rPr>
        <w:t>,</w:t>
      </w:r>
      <w:r w:rsidRPr="00975C28">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hint="eastAsia"/>
        </w:rPr>
        <w:t xml:space="preserve"> </w:t>
      </w:r>
      <w:r>
        <w:rPr>
          <w:rFonts w:ascii="Times New Roman" w:hAnsi="Times New Roman" w:cs="Times New Roman"/>
        </w:rPr>
        <w:t>was set to 5 for t</w:t>
      </w:r>
      <w:r w:rsidRPr="00975C28">
        <w:rPr>
          <w:rFonts w:ascii="Times New Roman" w:hAnsi="Times New Roman" w:cs="Times New Roman"/>
        </w:rPr>
        <w:t xml:space="preserve">he </w:t>
      </w:r>
      <w:r>
        <w:rPr>
          <w:rFonts w:ascii="Times New Roman" w:hAnsi="Times New Roman" w:cs="Times New Roman"/>
        </w:rPr>
        <w:t xml:space="preserve">MAE </w:t>
      </w:r>
      <w:r w:rsidRPr="00975C28">
        <w:rPr>
          <w:rFonts w:ascii="Times New Roman" w:hAnsi="Times New Roman" w:cs="Times New Roman"/>
        </w:rPr>
        <w:t>of target-centered responses, average nontarget-centered responses and nontarget-centered responses at each distance on the location dimension</w:t>
      </w:r>
      <w:r>
        <w:rPr>
          <w:rFonts w:ascii="Times New Roman" w:hAnsi="Times New Roman" w:cs="Times New Roman"/>
        </w:rPr>
        <w:t>. For t</w:t>
      </w:r>
      <w:r w:rsidRPr="00975C28">
        <w:rPr>
          <w:rFonts w:ascii="Times New Roman" w:hAnsi="Times New Roman" w:cs="Times New Roman"/>
        </w:rPr>
        <w:t xml:space="preserve">he </w:t>
      </w:r>
      <w:r>
        <w:rPr>
          <w:rFonts w:ascii="Times New Roman" w:hAnsi="Times New Roman" w:cs="Times New Roman"/>
        </w:rPr>
        <w:t xml:space="preserve">MAE </w:t>
      </w:r>
      <w:r w:rsidRPr="00975C28">
        <w:rPr>
          <w:rFonts w:ascii="Times New Roman" w:hAnsi="Times New Roman" w:cs="Times New Roman"/>
        </w:rPr>
        <w:t>of</w:t>
      </w:r>
      <w:r>
        <w:rPr>
          <w:rFonts w:ascii="Times New Roman" w:hAnsi="Times New Roman" w:cs="Times New Roman"/>
        </w:rPr>
        <w:t xml:space="preserve"> </w:t>
      </w:r>
      <w:r w:rsidRPr="00975C28">
        <w:rPr>
          <w:rFonts w:ascii="Times New Roman" w:hAnsi="Times New Roman" w:cs="Times New Roman"/>
        </w:rPr>
        <w:t xml:space="preserve">nontarget-centered responses at each distance on the </w:t>
      </w:r>
      <w:r>
        <w:rPr>
          <w:rFonts w:ascii="Times New Roman" w:hAnsi="Times New Roman" w:cs="Times New Roman"/>
        </w:rPr>
        <w:t xml:space="preserve">color </w:t>
      </w:r>
      <w:r w:rsidRPr="00975C28">
        <w:rPr>
          <w:rFonts w:ascii="Times New Roman" w:hAnsi="Times New Roman" w:cs="Times New Roman"/>
        </w:rPr>
        <w:t>dimension</w:t>
      </w:r>
      <w:r>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hint="eastAsia"/>
        </w:rPr>
        <w:t xml:space="preserve"> </w:t>
      </w:r>
      <w:r>
        <w:rPr>
          <w:rFonts w:ascii="Times New Roman" w:hAnsi="Times New Roman" w:cs="Times New Roman"/>
        </w:rPr>
        <w:t xml:space="preserve">was set to 10 since more coarse approximation was used. </w:t>
      </w:r>
      <w:r w:rsidR="00644A24">
        <w:rPr>
          <w:rFonts w:ascii="Times New Roman" w:hAnsi="Times New Roman" w:cs="Times New Roman"/>
        </w:rPr>
        <w:t>The obtained</w:t>
      </w:r>
      <w:r w:rsidR="00542452">
        <w:rPr>
          <w:rFonts w:ascii="Times New Roman" w:hAnsi="Times New Roman" w:cs="Times New Roman"/>
        </w:rPr>
        <w:t xml:space="preserve"> </w:t>
      </w:r>
      <w:r w:rsidR="00644A24">
        <w:rPr>
          <w:rFonts w:ascii="Times New Roman" w:hAnsi="Times New Roman" w:cs="Times New Roman"/>
        </w:rPr>
        <w:t xml:space="preserve">data priors </w:t>
      </w:r>
      <w:r w:rsidR="00542452">
        <w:rPr>
          <w:rFonts w:ascii="Times New Roman" w:hAnsi="Times New Roman" w:cs="Times New Roman"/>
        </w:rPr>
        <w:t>were applied to</w:t>
      </w:r>
      <w:r w:rsidR="00644A24">
        <w:rPr>
          <w:rFonts w:ascii="Times New Roman" w:hAnsi="Times New Roman" w:cs="Times New Roman"/>
        </w:rPr>
        <w:t xml:space="preserve"> all three cue conditions.</w:t>
      </w:r>
    </w:p>
    <w:p w14:paraId="5D20E5CB" w14:textId="71373AED" w:rsidR="00717777" w:rsidRPr="00975C28" w:rsidRDefault="00E40A30" w:rsidP="007D456C">
      <w:pPr>
        <w:pStyle w:val="2"/>
        <w:rPr>
          <w:rFonts w:ascii="Times New Roman" w:hAnsi="Times New Roman" w:cs="Times New Roman"/>
          <w:sz w:val="24"/>
          <w:szCs w:val="24"/>
        </w:rPr>
      </w:pPr>
      <w:commentRangeStart w:id="27"/>
      <w:r>
        <w:rPr>
          <w:rFonts w:ascii="Times New Roman" w:hAnsi="Times New Roman" w:cs="Times New Roman"/>
          <w:sz w:val="24"/>
          <w:szCs w:val="24"/>
        </w:rPr>
        <w:t>Assessing the experiment and model</w:t>
      </w:r>
    </w:p>
    <w:p w14:paraId="0AD36C5A" w14:textId="1149AEF9" w:rsidR="00DC7E4B" w:rsidRDefault="004362E8" w:rsidP="00DC7E4B">
      <w:pPr>
        <w:spacing w:line="480" w:lineRule="auto"/>
        <w:rPr>
          <w:rFonts w:ascii="Times New Roman" w:hAnsi="Times New Roman" w:cs="Times New Roman"/>
        </w:rPr>
      </w:pPr>
      <w:r>
        <w:rPr>
          <w:rFonts w:ascii="Times New Roman" w:hAnsi="Times New Roman" w:cs="Times New Roman"/>
        </w:rPr>
        <w:tab/>
      </w:r>
      <w:r w:rsidR="00DC7E4B" w:rsidRPr="00975C28">
        <w:rPr>
          <w:rFonts w:ascii="Times New Roman" w:hAnsi="Times New Roman" w:cs="Times New Roman"/>
        </w:rPr>
        <w:t>Fig</w:t>
      </w:r>
      <w:r w:rsidR="00887C40">
        <w:rPr>
          <w:rFonts w:ascii="Times New Roman" w:hAnsi="Times New Roman" w:cs="Times New Roman"/>
        </w:rPr>
        <w:t>ure</w:t>
      </w:r>
      <w:r w:rsidR="00DC7E4B" w:rsidRPr="00975C28">
        <w:rPr>
          <w:rFonts w:ascii="Times New Roman" w:hAnsi="Times New Roman" w:cs="Times New Roman"/>
        </w:rPr>
        <w:t xml:space="preserve"> </w:t>
      </w:r>
      <w:r w:rsidR="00887C40">
        <w:rPr>
          <w:rFonts w:ascii="Times New Roman" w:hAnsi="Times New Roman" w:cs="Times New Roman"/>
        </w:rPr>
        <w:t xml:space="preserve">5 </w:t>
      </w:r>
      <w:r w:rsidR="00DC7E4B" w:rsidRPr="00975C28">
        <w:rPr>
          <w:rFonts w:ascii="Times New Roman" w:hAnsi="Times New Roman" w:cs="Times New Roman"/>
        </w:rPr>
        <w:t xml:space="preserve">showed the comparison between data prior and core predictions with </w:t>
      </w:r>
      <m:oMath>
        <m:r>
          <w:rPr>
            <w:rFonts w:ascii="Cambria Math" w:hAnsi="Cambria Math" w:cs="Times New Roman"/>
          </w:rPr>
          <m:t>σ</m:t>
        </m:r>
      </m:oMath>
      <w:r w:rsidR="00DC7E4B" w:rsidRPr="00975C28">
        <w:rPr>
          <w:rFonts w:ascii="Times New Roman" w:hAnsi="Times New Roman" w:cs="Times New Roman"/>
        </w:rPr>
        <w:t>s set 3. The core predictions excluded plausible results. Therefore, Experiment 4 was a strong test for the IM.</w:t>
      </w:r>
    </w:p>
    <w:p w14:paraId="6864FC63" w14:textId="0533538F" w:rsidR="00887C40" w:rsidRDefault="00887C40" w:rsidP="00DC7E4B">
      <w:pPr>
        <w:spacing w:line="480" w:lineRule="auto"/>
        <w:rPr>
          <w:rFonts w:ascii="Times New Roman" w:hAnsi="Times New Roman" w:cs="Times New Roman"/>
        </w:rPr>
      </w:pPr>
    </w:p>
    <w:p w14:paraId="0BDA867E" w14:textId="1938833F" w:rsidR="00FF1728" w:rsidRPr="00975C28" w:rsidRDefault="00887C40" w:rsidP="0079432E">
      <w:pPr>
        <w:spacing w:line="480" w:lineRule="auto"/>
        <w:rPr>
          <w:rFonts w:ascii="Times New Roman" w:hAnsi="Times New Roman" w:cs="Times New Roman" w:hint="eastAsia"/>
          <w:b/>
          <w:bCs/>
        </w:rPr>
      </w:pPr>
      <w:r>
        <w:rPr>
          <w:rFonts w:ascii="Times New Roman" w:hAnsi="Times New Roman" w:cs="Times New Roman" w:hint="eastAsia"/>
        </w:rPr>
        <w:t>T</w:t>
      </w:r>
      <w:r>
        <w:rPr>
          <w:rFonts w:ascii="Times New Roman" w:hAnsi="Times New Roman" w:cs="Times New Roman"/>
        </w:rPr>
        <w:t>he observed data … Figure 6</w:t>
      </w:r>
      <w:commentRangeEnd w:id="27"/>
      <w:r w:rsidR="008268F1">
        <w:rPr>
          <w:rStyle w:val="ad"/>
        </w:rPr>
        <w:commentReference w:id="27"/>
      </w:r>
    </w:p>
    <w:p w14:paraId="69318795" w14:textId="1BD7F0A5" w:rsidR="00A30CCE" w:rsidRPr="00975C28" w:rsidRDefault="00A30CCE" w:rsidP="00565D8E">
      <w:pPr>
        <w:pStyle w:val="1"/>
        <w:spacing w:line="480" w:lineRule="auto"/>
        <w:jc w:val="center"/>
        <w:rPr>
          <w:rFonts w:ascii="Times New Roman" w:hAnsi="Times New Roman" w:cs="Times New Roman"/>
          <w:sz w:val="24"/>
          <w:szCs w:val="24"/>
        </w:rPr>
      </w:pPr>
      <w:r w:rsidRPr="00975C28">
        <w:rPr>
          <w:rFonts w:ascii="Times New Roman" w:hAnsi="Times New Roman" w:cs="Times New Roman"/>
          <w:sz w:val="24"/>
          <w:szCs w:val="24"/>
        </w:rPr>
        <w:t>Discussion</w:t>
      </w:r>
    </w:p>
    <w:p w14:paraId="035C64C6" w14:textId="2EBE2B8A" w:rsidR="00767476" w:rsidRDefault="00A61B1B" w:rsidP="00CD4232">
      <w:pPr>
        <w:spacing w:line="480" w:lineRule="auto"/>
        <w:rPr>
          <w:ins w:id="28" w:author="JiaLi" w:date="2022-01-10T21:48:00Z"/>
          <w:rFonts w:ascii="Times New Roman" w:hAnsi="Times New Roman" w:cs="Times New Roman"/>
        </w:rPr>
      </w:pPr>
      <w:ins w:id="29" w:author="JiaLi" w:date="2022-01-10T20:49:00Z">
        <w:r>
          <w:rPr>
            <w:rFonts w:ascii="Times New Roman" w:hAnsi="Times New Roman" w:cs="Times New Roman"/>
          </w:rPr>
          <w:tab/>
          <w:t>I</w:t>
        </w:r>
        <w:r>
          <w:rPr>
            <w:rFonts w:ascii="Times New Roman" w:hAnsi="Times New Roman" w:cs="Times New Roman" w:hint="eastAsia"/>
          </w:rPr>
          <w:t>n</w:t>
        </w:r>
        <w:r>
          <w:rPr>
            <w:rFonts w:ascii="Times New Roman" w:hAnsi="Times New Roman" w:cs="Times New Roman"/>
          </w:rPr>
          <w:t xml:space="preserve"> this study, I applied the strong theory testing approach</w:t>
        </w:r>
      </w:ins>
      <w:ins w:id="30" w:author="JiaLi" w:date="2022-01-10T20:50:00Z">
        <w:r>
          <w:rPr>
            <w:rFonts w:ascii="Times New Roman" w:hAnsi="Times New Roman" w:cs="Times New Roman"/>
          </w:rPr>
          <w:t xml:space="preserve"> </w:t>
        </w:r>
      </w:ins>
      <w:r>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{"citationID":"77QdKNFP","properties":{"formattedCitation":"(Vanpaemel, 2020)","plainCitation":"(Vanpaemel, 2020)","noteIndex":0},"citationItems":[{"id":"24WD6MqC/dHfSgNFH","uris":["http://zotero.org/users/5418352/items/2J4ILDL2"],"uri":["http://zotero.org/users/5418352/items/2J4ILDL2"],"itemData":{"id":"mHbL4G74/WouJCiHW","type":"article-journal","abstract":"In their seminal article, Roberts and Pashler (2000) highlighted that providing a good fit to empirical data does not necessarily provide strong support for a theory. For a good fit to be persuasive and for a theory to be strongly supported, the theory should have survived a strong test, in the sense that it is plausible that the theory might have failed the test. The most common way to accommodate the problem of the limited value of a good fit alone is to not only report a measure of goodness-of-fit, but also a measure of the complexity. A recent example of this line of reasoning is provided by Veksler, Myers, and Gluck (2015). In this article, I argue that whereas considering complexity provides useful information when theory testing, using complexity to gauge the severity of a test, or, equivalently, the persuasiveness of a good fit, is misguided. The reason is that complexity only provides information about the possibility of a bad fit, which does not guarantee a strong test. A condition for a test to be strong and a good fit to be persuasive is the demonstration of the plausibility of a bad fit. I provide a worked example of a more complete answer to assessing whether a good fit is persuasive. Providing a strong theory test requires the use of what can be called a data prior, which quantifies—before taking the empirical data into account—which outcomes are plausible. (PsycINFO Database Record (c) 2019 APA, all rights reserved)","container-title":"Psychological Review","DOI":"10.1037/rev0000167","ISSN":"1939-1471(Electronic),0033-295X(Print)","issue":"1","note":"publisher-place: US\npublisher: American Psychological Association","page":"136-145","source":"APA PsycNET","title":"Strong theory testing using the prior predictive and the data prior","volume":"127","author":[{"family":"Vanpaemel","given":"Wolf"}],"issued":{"date-parts":[["2020"]]}}}],"schema":"https://github.com/citation-style-language/schema/raw/master/csl-citation.json"} </w:instrText>
      </w:r>
      <w:r>
        <w:rPr>
          <w:rFonts w:ascii="Times New Roman" w:hAnsi="Times New Roman" w:cs="Times New Roman"/>
        </w:rPr>
        <w:fldChar w:fldCharType="separate"/>
      </w:r>
      <w:r w:rsidRPr="00A61B1B">
        <w:rPr>
          <w:rFonts w:ascii="Times New Roman" w:hAnsi="Times New Roman" w:cs="Times New Roman"/>
        </w:rPr>
        <w:t>(</w:t>
      </w:r>
      <w:proofErr w:type="spellStart"/>
      <w:r w:rsidRPr="00A61B1B">
        <w:rPr>
          <w:rFonts w:ascii="Times New Roman" w:hAnsi="Times New Roman" w:cs="Times New Roman"/>
        </w:rPr>
        <w:t>Vanpaemel</w:t>
      </w:r>
      <w:proofErr w:type="spellEnd"/>
      <w:r w:rsidRPr="00A61B1B">
        <w:rPr>
          <w:rFonts w:ascii="Times New Roman" w:hAnsi="Times New Roman" w:cs="Times New Roman"/>
        </w:rPr>
        <w:t>, 2020)</w:t>
      </w:r>
      <w:r>
        <w:rPr>
          <w:rFonts w:ascii="Times New Roman" w:hAnsi="Times New Roman" w:cs="Times New Roman"/>
        </w:rPr>
        <w:fldChar w:fldCharType="end"/>
      </w:r>
      <w:ins w:id="31" w:author="JiaLi" w:date="2022-01-10T20:50:00Z">
        <w:r>
          <w:rPr>
            <w:rFonts w:ascii="Times New Roman" w:hAnsi="Times New Roman" w:cs="Times New Roman"/>
          </w:rPr>
          <w:t xml:space="preserve"> to assess two</w:t>
        </w:r>
      </w:ins>
      <w:ins w:id="32" w:author="JiaLi" w:date="2022-01-10T20:52:00Z">
        <w:r>
          <w:rPr>
            <w:rFonts w:ascii="Times New Roman" w:hAnsi="Times New Roman" w:cs="Times New Roman"/>
          </w:rPr>
          <w:t xml:space="preserve"> experiments in</w:t>
        </w:r>
      </w:ins>
      <w:ins w:id="33" w:author="JiaLi" w:date="2022-01-10T20:50:00Z">
        <w:r>
          <w:rPr>
            <w:rFonts w:ascii="Times New Roman" w:hAnsi="Times New Roman" w:cs="Times New Roman"/>
          </w:rPr>
          <w:t xml:space="preserve"> </w:t>
        </w:r>
      </w:ins>
      <w:ins w:id="34" w:author="JiaLi" w:date="2022-01-10T20:51:00Z">
        <w:r>
          <w:rPr>
            <w:rFonts w:ascii="Times New Roman" w:hAnsi="Times New Roman" w:cs="Times New Roman"/>
          </w:rPr>
          <w:t xml:space="preserve">previous research. I </w:t>
        </w:r>
      </w:ins>
      <w:ins w:id="35" w:author="JiaLi" w:date="2022-01-10T20:53:00Z">
        <w:r>
          <w:rPr>
            <w:rFonts w:ascii="Times New Roman" w:hAnsi="Times New Roman" w:cs="Times New Roman"/>
          </w:rPr>
          <w:t>develop</w:t>
        </w:r>
      </w:ins>
      <w:ins w:id="36" w:author="JiaLi" w:date="2022-01-10T20:51:00Z">
        <w:r>
          <w:rPr>
            <w:rFonts w:ascii="Times New Roman" w:hAnsi="Times New Roman" w:cs="Times New Roman"/>
          </w:rPr>
          <w:t xml:space="preserve">ed </w:t>
        </w:r>
      </w:ins>
      <w:ins w:id="37" w:author="JiaLi" w:date="2022-01-10T20:52:00Z">
        <w:r>
          <w:rPr>
            <w:rFonts w:ascii="Times New Roman" w:hAnsi="Times New Roman" w:cs="Times New Roman"/>
          </w:rPr>
          <w:t>informativ</w:t>
        </w:r>
      </w:ins>
      <w:ins w:id="38" w:author="JiaLi" w:date="2022-01-10T20:53:00Z">
        <w:r>
          <w:rPr>
            <w:rFonts w:ascii="Times New Roman" w:hAnsi="Times New Roman" w:cs="Times New Roman"/>
          </w:rPr>
          <w:t>e priors for the models and made prior predictions. Two methods were used to construct data priors.</w:t>
        </w:r>
      </w:ins>
      <w:ins w:id="39" w:author="JiaLi" w:date="2022-01-10T20:52:00Z">
        <w:r>
          <w:rPr>
            <w:rFonts w:ascii="Times New Roman" w:hAnsi="Times New Roman" w:cs="Times New Roman"/>
          </w:rPr>
          <w:t xml:space="preserve"> </w:t>
        </w:r>
      </w:ins>
      <w:ins w:id="40" w:author="JiaLi" w:date="2022-01-10T20:53:00Z">
        <w:r w:rsidR="00124990">
          <w:rPr>
            <w:rFonts w:ascii="Times New Roman" w:hAnsi="Times New Roman" w:cs="Times New Roman"/>
          </w:rPr>
          <w:t>It was expected to see that th</w:t>
        </w:r>
      </w:ins>
      <w:ins w:id="41" w:author="JiaLi" w:date="2022-01-10T20:54:00Z">
        <w:r w:rsidR="00124990">
          <w:rPr>
            <w:rFonts w:ascii="Times New Roman" w:hAnsi="Times New Roman" w:cs="Times New Roman"/>
          </w:rPr>
          <w:t>e</w:t>
        </w:r>
      </w:ins>
      <w:ins w:id="42" w:author="JiaLi" w:date="2022-01-10T20:53:00Z">
        <w:r w:rsidR="00124990">
          <w:rPr>
            <w:rFonts w:ascii="Times New Roman" w:hAnsi="Times New Roman" w:cs="Times New Roman"/>
          </w:rPr>
          <w:t xml:space="preserve"> tw</w:t>
        </w:r>
      </w:ins>
      <w:ins w:id="43" w:author="JiaLi" w:date="2022-01-10T20:54:00Z">
        <w:r w:rsidR="00124990">
          <w:rPr>
            <w:rFonts w:ascii="Times New Roman" w:hAnsi="Times New Roman" w:cs="Times New Roman"/>
          </w:rPr>
          <w:t xml:space="preserve">o experiments were not strong tests for the models. However, the results </w:t>
        </w:r>
      </w:ins>
      <w:ins w:id="44" w:author="JiaLi" w:date="2022-01-10T20:55:00Z">
        <w:r w:rsidR="00124990">
          <w:rPr>
            <w:rFonts w:ascii="Times New Roman" w:hAnsi="Times New Roman" w:cs="Times New Roman"/>
          </w:rPr>
          <w:t xml:space="preserve">were contrary to the hypothesis. </w:t>
        </w:r>
      </w:ins>
      <w:ins w:id="45" w:author="JiaLi" w:date="2022-01-10T21:03:00Z">
        <w:r w:rsidR="00F3546B">
          <w:rPr>
            <w:rFonts w:ascii="Times New Roman" w:hAnsi="Times New Roman" w:cs="Times New Roman"/>
          </w:rPr>
          <w:t xml:space="preserve">In addition, the </w:t>
        </w:r>
      </w:ins>
      <w:ins w:id="46" w:author="JiaLi" w:date="2022-01-10T21:04:00Z">
        <w:r w:rsidR="00F3546B">
          <w:rPr>
            <w:rFonts w:ascii="Times New Roman" w:hAnsi="Times New Roman" w:cs="Times New Roman"/>
          </w:rPr>
          <w:t xml:space="preserve">predictions of </w:t>
        </w:r>
        <w:r w:rsidR="00F3546B">
          <w:rPr>
            <w:rFonts w:ascii="Times New Roman" w:hAnsi="Times New Roman" w:cs="Times New Roman"/>
          </w:rPr>
          <w:lastRenderedPageBreak/>
          <w:t>the models were inconsistent to</w:t>
        </w:r>
      </w:ins>
      <w:ins w:id="47" w:author="JiaLi" w:date="2022-01-10T21:03:00Z">
        <w:r w:rsidR="00F3546B">
          <w:rPr>
            <w:rFonts w:ascii="Times New Roman" w:hAnsi="Times New Roman" w:cs="Times New Roman"/>
          </w:rPr>
          <w:t xml:space="preserve"> the experimental data</w:t>
        </w:r>
      </w:ins>
      <w:ins w:id="48" w:author="JiaLi" w:date="2022-01-10T21:04:00Z">
        <w:r w:rsidR="00F3546B">
          <w:rPr>
            <w:rFonts w:ascii="Times New Roman" w:hAnsi="Times New Roman" w:cs="Times New Roman"/>
          </w:rPr>
          <w:t>, suggesting the models were refuted</w:t>
        </w:r>
      </w:ins>
      <w:ins w:id="49" w:author="JiaLi" w:date="2022-01-10T21:03:00Z">
        <w:r w:rsidR="00F3546B">
          <w:rPr>
            <w:rFonts w:ascii="Times New Roman" w:hAnsi="Times New Roman" w:cs="Times New Roman"/>
          </w:rPr>
          <w:t>.</w:t>
        </w:r>
      </w:ins>
    </w:p>
    <w:p w14:paraId="57C50E3A" w14:textId="13B9C8CE" w:rsidR="00A15464" w:rsidRDefault="00413655" w:rsidP="00CD4232">
      <w:pPr>
        <w:spacing w:line="480" w:lineRule="auto"/>
        <w:rPr>
          <w:ins w:id="50" w:author="JiaLi" w:date="2022-01-11T02:02:00Z"/>
          <w:rFonts w:ascii="Times New Roman" w:hAnsi="Times New Roman" w:cs="Times New Roman"/>
        </w:rPr>
      </w:pPr>
      <w:del w:id="51" w:author="JiaLi" w:date="2022-01-11T01:48:00Z">
        <w:r w:rsidDel="00673215">
          <w:rPr>
            <w:rFonts w:ascii="Times New Roman" w:hAnsi="Times New Roman" w:cs="Times New Roman"/>
          </w:rPr>
          <w:delText>Several</w:delText>
        </w:r>
      </w:del>
      <w:ins w:id="52" w:author="JiaLi" w:date="2022-01-11T01:58:00Z">
        <w:r w:rsidR="00A15464">
          <w:rPr>
            <w:rFonts w:ascii="Times New Roman" w:hAnsi="Times New Roman" w:cs="Times New Roman"/>
          </w:rPr>
          <w:t>For the failure of seeing</w:t>
        </w:r>
      </w:ins>
      <w:ins w:id="53" w:author="JiaLi" w:date="2022-01-11T02:13:00Z">
        <w:r w:rsidR="003103F8">
          <w:rPr>
            <w:rFonts w:ascii="Times New Roman" w:hAnsi="Times New Roman" w:cs="Times New Roman"/>
          </w:rPr>
          <w:t xml:space="preserve"> the</w:t>
        </w:r>
      </w:ins>
      <w:ins w:id="54" w:author="JiaLi" w:date="2022-01-11T01:58:00Z">
        <w:r w:rsidR="00A15464">
          <w:rPr>
            <w:rFonts w:ascii="Times New Roman" w:hAnsi="Times New Roman" w:cs="Times New Roman"/>
          </w:rPr>
          <w:t xml:space="preserve"> hypothesized result, a</w:t>
        </w:r>
      </w:ins>
      <w:ins w:id="55" w:author="JiaLi" w:date="2022-01-11T01:49:00Z">
        <w:r w:rsidR="00F15D2E">
          <w:rPr>
            <w:rFonts w:ascii="Times New Roman" w:hAnsi="Times New Roman" w:cs="Times New Roman"/>
          </w:rPr>
          <w:t xml:space="preserve"> direct</w:t>
        </w:r>
      </w:ins>
      <w:ins w:id="56" w:author="JiaLi" w:date="2022-01-11T00:27:00Z">
        <w:r w:rsidR="00F15AF3">
          <w:rPr>
            <w:rFonts w:ascii="Times New Roman" w:hAnsi="Times New Roman" w:cs="Times New Roman"/>
          </w:rPr>
          <w:t xml:space="preserve"> </w:t>
        </w:r>
      </w:ins>
      <w:ins w:id="57" w:author="JiaLi" w:date="2022-01-11T01:49:00Z">
        <w:r w:rsidR="00F15D2E">
          <w:rPr>
            <w:rFonts w:ascii="Times New Roman" w:hAnsi="Times New Roman" w:cs="Times New Roman"/>
          </w:rPr>
          <w:t>explanation</w:t>
        </w:r>
      </w:ins>
      <w:ins w:id="58" w:author="JiaLi" w:date="2022-01-10T21:44:00Z">
        <w:r w:rsidR="00767476">
          <w:rPr>
            <w:rFonts w:ascii="Times New Roman" w:hAnsi="Times New Roman" w:cs="Times New Roman"/>
          </w:rPr>
          <w:t xml:space="preserve"> is publication bias. </w:t>
        </w:r>
      </w:ins>
      <w:ins w:id="59" w:author="JiaLi" w:date="2022-01-11T01:58:00Z">
        <w:r w:rsidR="00A15464">
          <w:rPr>
            <w:rFonts w:ascii="Times New Roman" w:hAnsi="Times New Roman" w:cs="Times New Roman"/>
          </w:rPr>
          <w:t xml:space="preserve">The </w:t>
        </w:r>
      </w:ins>
      <w:ins w:id="60" w:author="JiaLi" w:date="2022-01-11T01:59:00Z">
        <w:r w:rsidR="00A15464">
          <w:rPr>
            <w:rFonts w:ascii="Times New Roman" w:hAnsi="Times New Roman" w:cs="Times New Roman"/>
          </w:rPr>
          <w:t>original studies must have novel findings to get published</w:t>
        </w:r>
      </w:ins>
      <w:ins w:id="61" w:author="JiaLi" w:date="2022-01-11T01:48:00Z">
        <w:r w:rsidR="00673215">
          <w:rPr>
            <w:rFonts w:ascii="Times New Roman" w:hAnsi="Times New Roman" w:cs="Times New Roman"/>
          </w:rPr>
          <w:t>.</w:t>
        </w:r>
      </w:ins>
      <w:ins w:id="62" w:author="JiaLi" w:date="2022-01-11T01:59:00Z">
        <w:r w:rsidR="00A15464">
          <w:rPr>
            <w:rFonts w:ascii="Times New Roman" w:hAnsi="Times New Roman" w:cs="Times New Roman"/>
          </w:rPr>
          <w:t xml:space="preserve"> </w:t>
        </w:r>
      </w:ins>
      <w:ins w:id="63" w:author="JiaLi" w:date="2022-01-11T00:34:00Z">
        <w:r w:rsidR="006E2685">
          <w:rPr>
            <w:rFonts w:ascii="Times New Roman" w:hAnsi="Times New Roman" w:cs="Times New Roman"/>
          </w:rPr>
          <w:t xml:space="preserve">Another reason is </w:t>
        </w:r>
      </w:ins>
      <w:ins w:id="64" w:author="JiaLi" w:date="2022-01-11T00:37:00Z">
        <w:r w:rsidR="004B3C85">
          <w:rPr>
            <w:rFonts w:ascii="Times New Roman" w:hAnsi="Times New Roman" w:cs="Times New Roman"/>
          </w:rPr>
          <w:t>that I did not have much prior information</w:t>
        </w:r>
      </w:ins>
      <w:ins w:id="65" w:author="JiaLi" w:date="2022-01-11T00:46:00Z">
        <w:r w:rsidR="0029586D">
          <w:rPr>
            <w:rFonts w:ascii="Times New Roman" w:hAnsi="Times New Roman" w:cs="Times New Roman"/>
          </w:rPr>
          <w:t xml:space="preserve"> </w:t>
        </w:r>
      </w:ins>
      <w:ins w:id="66" w:author="JiaLi" w:date="2022-01-11T01:39:00Z">
        <w:r w:rsidR="00BD05AB">
          <w:rPr>
            <w:rFonts w:ascii="Times New Roman" w:hAnsi="Times New Roman" w:cs="Times New Roman"/>
          </w:rPr>
          <w:t>for constructing</w:t>
        </w:r>
      </w:ins>
      <w:ins w:id="67" w:author="JiaLi" w:date="2022-01-11T00:46:00Z">
        <w:r w:rsidR="0029586D">
          <w:rPr>
            <w:rFonts w:ascii="Times New Roman" w:hAnsi="Times New Roman" w:cs="Times New Roman"/>
          </w:rPr>
          <w:t xml:space="preserve"> </w:t>
        </w:r>
      </w:ins>
      <w:ins w:id="68" w:author="JiaLi" w:date="2022-01-11T01:39:00Z">
        <w:r w:rsidR="00BD05AB">
          <w:rPr>
            <w:rFonts w:ascii="Times New Roman" w:hAnsi="Times New Roman" w:cs="Times New Roman"/>
          </w:rPr>
          <w:t>the core predictions and data priors</w:t>
        </w:r>
      </w:ins>
      <w:ins w:id="69" w:author="JiaLi" w:date="2022-01-11T01:59:00Z">
        <w:r w:rsidR="00A15464">
          <w:rPr>
            <w:rFonts w:ascii="Times New Roman" w:hAnsi="Times New Roman" w:cs="Times New Roman"/>
          </w:rPr>
          <w:t>, but this was not the case for the authors. S</w:t>
        </w:r>
      </w:ins>
      <w:ins w:id="70" w:author="JiaLi" w:date="2022-01-11T00:43:00Z">
        <w:r w:rsidR="0029586D">
          <w:rPr>
            <w:rFonts w:ascii="Times New Roman" w:hAnsi="Times New Roman" w:cs="Times New Roman"/>
          </w:rPr>
          <w:t xml:space="preserve">everal experiments </w:t>
        </w:r>
      </w:ins>
      <w:ins w:id="71" w:author="JiaLi" w:date="2022-01-11T01:59:00Z">
        <w:r w:rsidR="00A15464">
          <w:rPr>
            <w:rFonts w:ascii="Times New Roman" w:hAnsi="Times New Roman" w:cs="Times New Roman"/>
          </w:rPr>
          <w:t>were</w:t>
        </w:r>
      </w:ins>
      <w:ins w:id="72" w:author="JiaLi" w:date="2022-01-11T01:01:00Z">
        <w:r w:rsidR="006F28DB">
          <w:rPr>
            <w:rFonts w:ascii="Times New Roman" w:hAnsi="Times New Roman" w:cs="Times New Roman"/>
          </w:rPr>
          <w:t xml:space="preserve"> conducted </w:t>
        </w:r>
      </w:ins>
      <w:ins w:id="73" w:author="JiaLi" w:date="2022-01-11T00:43:00Z">
        <w:r w:rsidR="0029586D">
          <w:rPr>
            <w:rFonts w:ascii="Times New Roman" w:hAnsi="Times New Roman" w:cs="Times New Roman"/>
          </w:rPr>
          <w:t xml:space="preserve">before </w:t>
        </w:r>
      </w:ins>
      <w:ins w:id="74" w:author="JiaLi" w:date="2022-01-11T01:01:00Z">
        <w:r w:rsidR="006F28DB">
          <w:rPr>
            <w:rFonts w:ascii="Times New Roman" w:hAnsi="Times New Roman" w:cs="Times New Roman"/>
          </w:rPr>
          <w:t>researchers</w:t>
        </w:r>
      </w:ins>
      <w:ins w:id="75" w:author="JiaLi" w:date="2022-01-11T00:43:00Z">
        <w:r w:rsidR="0029586D">
          <w:rPr>
            <w:rFonts w:ascii="Times New Roman" w:hAnsi="Times New Roman" w:cs="Times New Roman"/>
          </w:rPr>
          <w:t xml:space="preserve"> propose</w:t>
        </w:r>
      </w:ins>
      <w:ins w:id="76" w:author="JiaLi" w:date="2022-01-11T01:59:00Z">
        <w:r w:rsidR="00A15464">
          <w:rPr>
            <w:rFonts w:ascii="Times New Roman" w:hAnsi="Times New Roman" w:cs="Times New Roman"/>
          </w:rPr>
          <w:t>d</w:t>
        </w:r>
      </w:ins>
      <w:ins w:id="77" w:author="JiaLi" w:date="2022-01-11T00:43:00Z">
        <w:r w:rsidR="0029586D">
          <w:rPr>
            <w:rFonts w:ascii="Times New Roman" w:hAnsi="Times New Roman" w:cs="Times New Roman"/>
          </w:rPr>
          <w:t xml:space="preserve"> </w:t>
        </w:r>
      </w:ins>
      <w:ins w:id="78" w:author="JiaLi" w:date="2022-01-11T01:01:00Z">
        <w:r w:rsidR="006F28DB">
          <w:rPr>
            <w:rFonts w:ascii="Times New Roman" w:hAnsi="Times New Roman" w:cs="Times New Roman"/>
          </w:rPr>
          <w:t>a</w:t>
        </w:r>
      </w:ins>
      <w:ins w:id="79" w:author="JiaLi" w:date="2022-01-11T00:43:00Z">
        <w:r w:rsidR="0029586D">
          <w:rPr>
            <w:rFonts w:ascii="Times New Roman" w:hAnsi="Times New Roman" w:cs="Times New Roman"/>
          </w:rPr>
          <w:t xml:space="preserve"> new model</w:t>
        </w:r>
      </w:ins>
      <w:ins w:id="80" w:author="JiaLi" w:date="2022-01-11T01:00:00Z">
        <w:r w:rsidR="006F28DB">
          <w:rPr>
            <w:rFonts w:ascii="Times New Roman" w:hAnsi="Times New Roman" w:cs="Times New Roman"/>
          </w:rPr>
          <w:t xml:space="preserve"> </w:t>
        </w:r>
      </w:ins>
      <w:r w:rsidR="00AE503C">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{"citationID":"nKhBvJXo","properties":{"formattedCitation":"(Luckman et al., 2015, 2017, 2018; Rerko et al., 2014; Souza et al., 2016)","plainCitation":"(Luckman et al., 2015, 2017, 2018; Rerko et al., 2014; Souza et al., 2016)","noteIndex":0},"citationItems":[{"id":24710,"uris":["http://zotero.org/users/5418352/items/26XQ7ELD"],"uri":["http://zotero.org/users/5418352/items/26XQ7ELD"],"itemData":{"id":24710,"type":"book","abstract":"a.luckman@unsw.edu.au) Chris Donkin (c.donkin@unsw.edu.au) Ben R. Newell (ben.newell@unsw.edu.au) Abstract Utility based models are common in both the risky and inter-temporal choice literatures. Recently there have been efforts to formulate models of choices which involve both risks and time delays. An important question then is whether the concept of utility is the same for risky and inter-temporal choices. We address this question by fitting versions of two popular utility based models, Cumulative Prospect Theory for risky choice, and Hyperbolic Discounting for inter-temporal choice, to data from three experiments which involved both choice types. The models were fit assuming either the same concept of utility for both, by way of a common value function, or different utilities with separate value functions. Our results show that while many participants seem to require the flexibility of different value functions, an approximately equal number do not suggesting they may have a single concept of utility. Furthermore for both choice types value functions were concave.","source":"ResearchGate","title":"Exploring the Concept of Utility: Are Separate Value Functions required for Risky and Inter-temporal Choice?","title-short":"Exploring the Concept of Utility","author":[{"family":"Luckman","given":"Ash"},{"family":"Donkin","given":"Chris"},{"family":"Newell","given":"Ben"}],"issued":{"date-parts":[["2015",7,27]]},"citation-key":"luckmanExploringConceptUtility2015"}},{"id":25524,"uris":["http://zotero.org/users/5418352/items/35LK83NA"],"uri":["http://zotero.org/users/5418352/items/35LK83NA"],"itemData":{"id":25524,"type":"article-journal","abstract":"In two experiments, we demonstrate that despite indicating indifference when probed about risk or delay in isolation, when forced to explicitly trade-off between the two, participants prefer delayed over risky rewards. This pattern of findings sets a boundary condition for any common utility-based comparison process involving both risk and delay. Furthermore, this change from indifference-in-isolation to delay-preference-in-a-trade-off strengthens as reward amount increases. Exploratory modeling results suggest that the shift in preference can be explained by allowing for different discount rates for delay-only choices compared with when delay is in competition with risk. This explanation is better than one in which probability weighting is different between risk-only choices and risks considered in the presence of a delay. Together, the empirical and modeling work lays a path for future investigations of why and when people's evaluation of the properties of risky and delayed choices vary as a function of the alternatives on offer. Copyright © 2017 John Wiley &amp; Sons, Ltd.","container-title":"Journal of Behavioral Decision Making","DOI":"10.1002/bdm.2025","ISSN":"1099-0771","issue":"5","language":"en","note":"_eprint: https://onlinelibrary.wiley.com/doi/pdf/10.1002/bdm.2025\ntex.ids= luckmanPeopleWaitLonger2017a","page":"1078-1092","source":"Wiley Online Library","title":"People Wait Longer when the Alternative is Risky: The Relation Between Preferences in Risky and Inter-temporal Choice","title-short":"People Wait Longer when the Alternative is Risky","volume":"30","author":[{"family":"Luckman","given":"Ashley"},{"family":"Donkin","given":"Chris"},{"family":"Newell","given":"Ben R."}],"issued":{"date-parts":[["2017"]]},"citation-key":"luckmanPeopleWaitLonger2017"}},{"id":25059,"uris":["http://zotero.org/users/5418352/items/HB8XQVZF"],"uri":["http://zotero.org/users/5418352/items/HB8XQVZF"],"itemData":{"id":25059,"type":"article-journal","container-title":"Psychonomic Bulletin and Review","DOI":"10.3758/s13423-017-1330-8","issue":"2","note":"tex.ids= luckmanCanSingleModel2018, luckmanCanSingleModel2018a","page":"785-792","title":"Can a single model account for both risky choices and inter-temporal choices? Testing the assumptions underlying models of risky inter-temporal choice","volume":"25","author":[{"family":"Luckman","given":"A."},{"family":"Donkin","given":"C."},{"family":"Newell","given":"B.R."}],"issued":{"date-parts":[["2018"]]},"citation-key":"luckmanCanSingleModel2018"}},{"id":24822,"uris":["http://zotero.org/users/5418352/items/KLSINEHL"],"uri":["http://zotero.org/users/5418352/items/KLSINEHL"],"itemData":{"id":24822,"type":"article-journal","abstract":"In list memory, access to individual items reflects limits of temporal distinctiveness. This is reflected in the finding that neighbouring list items tend to be confused most often. This article investigates the analogous effect of spatial proximity in a visual working-memory task. Items were presented in different locations varying in spatial distance. A retro-cue indicated the location of the item relevant for the subsequent memory test. In two recognition experiments, probes matching spatially close neighbours of the relevant item led to more false alarms than probes matching distant neighbours or non-neighbouring memory items. In two probed-recall experiments, one with simultaneous, the other with sequential memory item presentation, items closer to the cued location were more frequently chosen for recall than more distant items. These results reflect a spatial transposition gradient analogous to the temporal transposition gradient in serial recall and challenge fixed-capacity models of visual working memory (WM).","container-title":"Quarterly Journal of Experimental Psychology","DOI":"10.1080/17470218.2013.789543","ISSN":"1747-0218","issue":"1","journalAbbreviation":"Quarterly Journal of Experimental Psychology","language":"en","note":"publisher: SAGE Publications","page":"3-15","source":"SAGE Journals","title":"Spatial Transposition Gradients in Visual Working Memory","volume":"67","author":[{"family":"Rerko","given":"Laura"},{"family":"Oberauer","given":"Klaus"},{"family":"Lin","given":"Hsuan-Yu"}],"issued":{"date-parts":[["2014",1,1]]},"citation-key":"rerkoSpatialTranspositionGradients2014"}},{"id":25822,"uris":["http://zotero.org/users/5418352/items/ER8NUDJE"],"uri":["http://zotero.org/users/5418352/items/ER8NUDJE"],"itemData":{"id":25822,"type":"article-journal","abstract":"Visual working memory (VWM) has a limited capacity. This limitation can be mitigated by the use of focused attention: if attention is drawn to the relevant working memory content before test, performance improves (the so-called retro-cue benefit). This study tests 2 explanations of the retro-cue benefit: (a) Focused attention protects memory representations from interference by visual input at test, and (b) focusing attention enhances retrieval. Across 6 experiments using color recognition and color reproduction tasks, we varied the amount of color interference at test, and the delay between a retrieval cue (i.e., the retro-cue) and the memory test. Retro-cue benefits were larger when the memory test introduced interfering visual stimuli, showing that the retro-cue effect is in part because of protection from visual interference. However, when visual interference was held constant, retro-cue benefits were still obtained whenever the retro-cue enabled retrieval of an object from VWM but delayed response selection. Our results show that accessible information in VWM might be lost in the processes of testing memory because of visual interference and incomplete retrieval. This is not an inevitable state of affairs, though: Focused attention can be used to get the most out of VWM. (PsycINFO Database Record (c) 2016 APA, all rights reserved)","container-title":"Journal of Experimental Psychology: Human Perception and Performance","DOI":"10.1037/xhp0000192","ISSN":"1939-1277","issue":"6","note":"publisher-place: US\npublisher: American Psychological Association","page":"890-910","source":"APA PsycNet","title":"Getting more from visual working memory: Retro-cues enhance retrieval and protect from visual interference","title-short":"Getting more from visual working memory","volume":"42","author":[{"family":"Souza","given":"Alessandra S."},{"family":"Rerko","given":"Laura"},{"family":"Oberauer","given":"Klaus"}],"issued":{"date-parts":[["2016"]]},"citation-key":"souzaGettingMoreVisual2016"}}],"schema":"https://github.com/citation-style-language/schema/raw/master/csl-citation.json"} </w:instrText>
      </w:r>
      <w:r w:rsidR="00AE503C">
        <w:rPr>
          <w:rFonts w:ascii="Times New Roman" w:hAnsi="Times New Roman" w:cs="Times New Roman"/>
        </w:rPr>
        <w:fldChar w:fldCharType="separate"/>
      </w:r>
      <w:r w:rsidR="000B5E20" w:rsidRPr="000B5E20">
        <w:rPr>
          <w:rFonts w:ascii="Times New Roman" w:hAnsi="Times New Roman" w:cs="Times New Roman"/>
        </w:rPr>
        <w:t>(Luckman et al., 2015, 2017, 2018</w:t>
      </w:r>
      <w:ins w:id="81" w:author="JiaLi" w:date="2022-01-11T02:00:00Z">
        <w:r w:rsidR="00A15464">
          <w:rPr>
            <w:rFonts w:ascii="Times New Roman" w:hAnsi="Times New Roman" w:cs="Times New Roman"/>
          </w:rPr>
          <w:t xml:space="preserve"> </w:t>
        </w:r>
        <w:r w:rsidR="00A15464">
          <w:rPr>
            <w:rFonts w:ascii="Times New Roman" w:hAnsi="Times New Roman" w:cs="Times New Roman"/>
          </w:rPr>
          <w:t>for the RITCH</w:t>
        </w:r>
      </w:ins>
      <w:r w:rsidR="000B5E20" w:rsidRPr="000B5E20">
        <w:rPr>
          <w:rFonts w:ascii="Times New Roman" w:hAnsi="Times New Roman" w:cs="Times New Roman"/>
        </w:rPr>
        <w:t xml:space="preserve">; </w:t>
      </w:r>
      <w:proofErr w:type="spellStart"/>
      <w:r w:rsidR="000B5E20" w:rsidRPr="000B5E20">
        <w:rPr>
          <w:rFonts w:ascii="Times New Roman" w:hAnsi="Times New Roman" w:cs="Times New Roman"/>
        </w:rPr>
        <w:t>Rerko</w:t>
      </w:r>
      <w:proofErr w:type="spellEnd"/>
      <w:r w:rsidR="000B5E20" w:rsidRPr="000B5E20">
        <w:rPr>
          <w:rFonts w:ascii="Times New Roman" w:hAnsi="Times New Roman" w:cs="Times New Roman"/>
        </w:rPr>
        <w:t xml:space="preserve"> et al., 2014</w:t>
      </w:r>
      <w:ins w:id="82" w:author="JiaLi" w:date="2022-01-11T02:00:00Z">
        <w:r w:rsidR="00A15464">
          <w:rPr>
            <w:rFonts w:ascii="Times New Roman" w:hAnsi="Times New Roman" w:cs="Times New Roman"/>
          </w:rPr>
          <w:t>,</w:t>
        </w:r>
      </w:ins>
      <w:del w:id="83" w:author="JiaLi" w:date="2022-01-11T02:00:00Z">
        <w:r w:rsidR="000B5E20" w:rsidRPr="000B5E20" w:rsidDel="00A15464">
          <w:rPr>
            <w:rFonts w:ascii="Times New Roman" w:hAnsi="Times New Roman" w:cs="Times New Roman"/>
          </w:rPr>
          <w:delText>;</w:delText>
        </w:r>
      </w:del>
      <w:r w:rsidR="000B5E20" w:rsidRPr="000B5E20">
        <w:rPr>
          <w:rFonts w:ascii="Times New Roman" w:hAnsi="Times New Roman" w:cs="Times New Roman"/>
        </w:rPr>
        <w:t xml:space="preserve"> Souza et al., 2016</w:t>
      </w:r>
      <w:ins w:id="84" w:author="JiaLi" w:date="2022-01-11T02:00:00Z">
        <w:r w:rsidR="00A15464" w:rsidRPr="00A15464">
          <w:rPr>
            <w:rFonts w:ascii="Times New Roman" w:hAnsi="Times New Roman" w:cs="Times New Roman"/>
          </w:rPr>
          <w:t xml:space="preserve"> </w:t>
        </w:r>
        <w:r w:rsidR="00A15464">
          <w:rPr>
            <w:rFonts w:ascii="Times New Roman" w:hAnsi="Times New Roman" w:cs="Times New Roman"/>
          </w:rPr>
          <w:t>for the IM</w:t>
        </w:r>
      </w:ins>
      <w:r w:rsidR="000B5E20" w:rsidRPr="000B5E20">
        <w:rPr>
          <w:rFonts w:ascii="Times New Roman" w:hAnsi="Times New Roman" w:cs="Times New Roman"/>
        </w:rPr>
        <w:t>)</w:t>
      </w:r>
      <w:r w:rsidR="00AE503C">
        <w:rPr>
          <w:rFonts w:ascii="Times New Roman" w:hAnsi="Times New Roman" w:cs="Times New Roman"/>
        </w:rPr>
        <w:fldChar w:fldCharType="end"/>
      </w:r>
      <w:ins w:id="85" w:author="JiaLi" w:date="2022-01-11T01:00:00Z">
        <w:r w:rsidR="006F28DB">
          <w:rPr>
            <w:rFonts w:ascii="Times New Roman" w:hAnsi="Times New Roman" w:cs="Times New Roman"/>
          </w:rPr>
          <w:t>(</w:t>
        </w:r>
      </w:ins>
      <w:ins w:id="86" w:author="JiaLi" w:date="2022-01-11T01:01:00Z">
        <w:r w:rsidR="006F28DB">
          <w:rPr>
            <w:rFonts w:ascii="Times New Roman" w:hAnsi="Times New Roman" w:cs="Times New Roman"/>
          </w:rPr>
          <w:t xml:space="preserve">e.g., </w:t>
        </w:r>
      </w:ins>
      <w:del w:id="87" w:author="JiaLi" w:date="2022-01-11T01:11:00Z">
        <w:r w:rsidR="00AE503C" w:rsidDel="00AE503C">
          <w:rPr>
            <w:rFonts w:ascii="Times New Roman" w:hAnsi="Times New Roman" w:cs="Times New Roman"/>
          </w:rPr>
          <w:fldChar w:fldCharType="begin"/>
        </w:r>
        <w:r w:rsidR="00AE503C" w:rsidDel="00AE503C">
          <w:rPr>
            <w:rFonts w:ascii="Times New Roman" w:hAnsi="Times New Roman" w:cs="Times New Roman"/>
          </w:rPr>
          <w:delInstrText xml:space="preserve"> ADDIN ZOTERO_ITEM CSL_CITATION {"citationID":"4p5zp4xY","properties":{"formattedCitation":"(Luckman et al., 2015, 2018)","plainCitation":"(Luckman et al., 2015, 2018)","noteIndex":0},"citationItems":[{"id":24710,"uris":["http://zotero.org/users/5418352/items/26XQ7ELD"],"uri":["http://zotero.org/users/5418352/items/26XQ7ELD"],"itemData":{"id":24710,"type":"book","abstract":"a.luckman@unsw.edu.au) Chris Donkin (c.donkin@unsw.edu.au) Ben R. Newell (ben.newell@unsw.edu.au) Abstract Utility based models are common in both the risky and inter-temporal choice literatures. Recently there have been efforts to formulate models of choices which involve both risks and time delays. An important question then is whether the concept of utility is the same for risky and inter-temporal choices. We address this question by fitting versions of two popular utility based models, Cumulative Prospect Theory for risky choice, and Hyperbolic Discounting for inter-temporal choice, to data from three experiments which involved both choice types. The models were fit assuming either the same concept of utility for both, by way of a common value function, or different utilities with separate value functions. Our results show that while many participants seem to require the flexibility of different value functions, an approximately equal number do not suggesting they may have a single concept of utility. Furthermore for both choice types value functions were concave.","source":"ResearchGate","title":"Exploring the Concept of Utility: Are Separate Value Functions required for Risky and Inter-temporal Choice?","title-short":"Exploring the Concept of Utility","author":[{"family":"Luckman","given":"Ash"},{"family":"Donkin","given":"Chris"},{"family":"Newell","given":"Ben"}],"issued":{"date-parts":[["2015",7,27]]},"citation-key":"luckmanExploringConceptUtility2015"}},{"id":25059,"uris":["http://zotero.org/users/5418352/items/HB8XQVZF"],"uri":["http://zotero.org/users/5418352/items/HB8XQVZF"],"itemData":{"id":25059,"type":"article-journal","container-title":"Psychonomic Bulletin and Review","DOI":"10.3758/s13423-017-1330-8","issue":"2","note":"tex.ids= luckmanCanSingleModel2018, luckmanCanSingleModel2018a","page":"785-792","title":"Can a single model account for both risky choices and inter-temporal choices? Testing the assumptions underlying models of risky inter-temporal choice","volume":"25","author":[{"family":"Luckman","given":"A."},{"family":"Donkin","given":"C."},{"family":"Newell","given":"B.R."}],"issued":{"date-parts":[["2018"]]},"citation-key":"luckmanCanSingleModel2018"}}],"schema":"https://github.com/citation-style-language/schema/raw/master/csl-citation.json"} </w:delInstrText>
        </w:r>
        <w:r w:rsidR="00AE503C" w:rsidDel="00AE503C">
          <w:rPr>
            <w:rFonts w:ascii="Times New Roman" w:hAnsi="Times New Roman" w:cs="Times New Roman"/>
          </w:rPr>
          <w:fldChar w:fldCharType="separate"/>
        </w:r>
        <w:r w:rsidR="00AE503C" w:rsidRPr="00AE503C" w:rsidDel="00AE503C">
          <w:rPr>
            <w:rFonts w:ascii="Times New Roman" w:hAnsi="Times New Roman" w:cs="Times New Roman"/>
          </w:rPr>
          <w:delText>(Luckman et al., 2015, 2018)</w:delText>
        </w:r>
        <w:r w:rsidR="00AE503C" w:rsidDel="00AE503C">
          <w:rPr>
            <w:rFonts w:ascii="Times New Roman" w:hAnsi="Times New Roman" w:cs="Times New Roman"/>
          </w:rPr>
          <w:fldChar w:fldCharType="end"/>
        </w:r>
      </w:del>
      <w:ins w:id="88" w:author="JiaLi" w:date="2022-01-11T02:00:00Z">
        <w:r w:rsidR="00A15464">
          <w:rPr>
            <w:rFonts w:ascii="Times New Roman" w:hAnsi="Times New Roman" w:cs="Times New Roman"/>
          </w:rPr>
          <w:t xml:space="preserve"> T</w:t>
        </w:r>
      </w:ins>
      <w:ins w:id="89" w:author="JiaLi" w:date="2022-01-11T01:01:00Z">
        <w:r w:rsidR="006F28DB">
          <w:rPr>
            <w:rFonts w:ascii="Times New Roman" w:hAnsi="Times New Roman" w:cs="Times New Roman"/>
          </w:rPr>
          <w:t>he</w:t>
        </w:r>
      </w:ins>
      <w:ins w:id="90" w:author="JiaLi" w:date="2022-01-11T02:06:00Z">
        <w:r w:rsidR="0088515D">
          <w:rPr>
            <w:rFonts w:ascii="Times New Roman" w:hAnsi="Times New Roman" w:cs="Times New Roman"/>
          </w:rPr>
          <w:t xml:space="preserve"> core predictions and data priors they construct </w:t>
        </w:r>
      </w:ins>
      <w:ins w:id="91" w:author="JiaLi" w:date="2022-01-11T02:07:00Z">
        <w:r w:rsidR="0088515D">
          <w:rPr>
            <w:rFonts w:ascii="Times New Roman" w:hAnsi="Times New Roman" w:cs="Times New Roman"/>
          </w:rPr>
          <w:t xml:space="preserve">would be different from what I </w:t>
        </w:r>
      </w:ins>
      <w:ins w:id="92" w:author="JiaLi" w:date="2022-01-11T02:08:00Z">
        <w:r w:rsidR="0088515D">
          <w:rPr>
            <w:rFonts w:ascii="Times New Roman" w:hAnsi="Times New Roman" w:cs="Times New Roman"/>
          </w:rPr>
          <w:t>constructed</w:t>
        </w:r>
      </w:ins>
      <w:ins w:id="93" w:author="JiaLi" w:date="2022-01-11T02:07:00Z">
        <w:r w:rsidR="0088515D">
          <w:rPr>
            <w:rFonts w:ascii="Times New Roman" w:hAnsi="Times New Roman" w:cs="Times New Roman"/>
          </w:rPr>
          <w:t>.</w:t>
        </w:r>
      </w:ins>
      <w:ins w:id="94" w:author="JiaLi" w:date="2022-01-11T02:09:00Z">
        <w:r w:rsidR="003103F8">
          <w:rPr>
            <w:rFonts w:ascii="Times New Roman" w:hAnsi="Times New Roman" w:cs="Times New Roman"/>
          </w:rPr>
          <w:t xml:space="preserve"> The experiments might not be strong tests based on </w:t>
        </w:r>
      </w:ins>
      <w:ins w:id="95" w:author="JiaLi" w:date="2022-01-11T02:10:00Z">
        <w:r w:rsidR="003103F8">
          <w:rPr>
            <w:rFonts w:ascii="Times New Roman" w:hAnsi="Times New Roman" w:cs="Times New Roman"/>
          </w:rPr>
          <w:t>their prior knowledge.</w:t>
        </w:r>
      </w:ins>
    </w:p>
    <w:p w14:paraId="2258E761" w14:textId="43ACF430" w:rsidR="00A15464" w:rsidRDefault="003103F8" w:rsidP="00CD4232">
      <w:pPr>
        <w:spacing w:line="480" w:lineRule="auto"/>
        <w:rPr>
          <w:ins w:id="96" w:author="JiaLi" w:date="2022-01-11T02:24:00Z"/>
          <w:rFonts w:ascii="Times New Roman" w:hAnsi="Times New Roman" w:cs="Times New Roman"/>
        </w:rPr>
      </w:pPr>
      <w:ins w:id="97" w:author="JiaLi" w:date="2022-01-11T02:10:00Z">
        <w:r>
          <w:rPr>
            <w:rFonts w:ascii="Times New Roman" w:hAnsi="Times New Roman" w:cs="Times New Roman"/>
          </w:rPr>
          <w:tab/>
        </w:r>
      </w:ins>
      <w:ins w:id="98" w:author="JiaLi" w:date="2022-01-11T02:14:00Z">
        <w:r w:rsidR="00645128">
          <w:rPr>
            <w:rFonts w:ascii="Times New Roman" w:hAnsi="Times New Roman" w:cs="Times New Roman"/>
          </w:rPr>
          <w:t xml:space="preserve">For the inconsistency between the observation and the core predictions, the two applications are likely due to different reasons. For the RITCH, </w:t>
        </w:r>
      </w:ins>
      <w:ins w:id="99" w:author="JiaLi" w:date="2022-01-11T02:15:00Z">
        <w:r w:rsidR="00645128">
          <w:rPr>
            <w:rFonts w:ascii="Times New Roman" w:hAnsi="Times New Roman" w:cs="Times New Roman"/>
          </w:rPr>
          <w:t>Bayes factor has long been pointed out only reflect relative behavior of models. The superiority does not mean</w:t>
        </w:r>
      </w:ins>
      <w:ins w:id="100" w:author="JiaLi" w:date="2022-01-11T02:24:00Z">
        <w:r w:rsidR="00D41FB8">
          <w:rPr>
            <w:rFonts w:ascii="Times New Roman" w:hAnsi="Times New Roman" w:cs="Times New Roman"/>
          </w:rPr>
          <w:t xml:space="preserve"> </w:t>
        </w:r>
      </w:ins>
      <w:ins w:id="101" w:author="JiaLi" w:date="2022-01-11T02:15:00Z">
        <w:r w:rsidR="00645128">
          <w:rPr>
            <w:rFonts w:ascii="Times New Roman" w:hAnsi="Times New Roman" w:cs="Times New Roman"/>
          </w:rPr>
          <w:t xml:space="preserve">the </w:t>
        </w:r>
      </w:ins>
      <w:ins w:id="102" w:author="JiaLi" w:date="2022-01-11T02:16:00Z">
        <w:r w:rsidR="00645128">
          <w:rPr>
            <w:rFonts w:ascii="Times New Roman" w:hAnsi="Times New Roman" w:cs="Times New Roman"/>
          </w:rPr>
          <w:t>model is a good explanation</w:t>
        </w:r>
      </w:ins>
      <w:ins w:id="103" w:author="JiaLi" w:date="2022-01-11T02:17:00Z">
        <w:r w:rsidR="00645128">
          <w:rPr>
            <w:rFonts w:ascii="Times New Roman" w:hAnsi="Times New Roman" w:cs="Times New Roman"/>
          </w:rPr>
          <w:t xml:space="preserve"> (Lee’s book; </w:t>
        </w:r>
        <w:proofErr w:type="gramStart"/>
        <w:r w:rsidR="00645128">
          <w:rPr>
            <w:rFonts w:ascii="Times New Roman" w:hAnsi="Times New Roman" w:cs="Times New Roman"/>
          </w:rPr>
          <w:t>Blue sea</w:t>
        </w:r>
        <w:proofErr w:type="gramEnd"/>
        <w:r w:rsidR="00645128">
          <w:rPr>
            <w:rFonts w:ascii="Times New Roman" w:hAnsi="Times New Roman" w:cs="Times New Roman"/>
          </w:rPr>
          <w:t>)</w:t>
        </w:r>
      </w:ins>
      <w:ins w:id="104" w:author="JiaLi" w:date="2022-01-11T02:16:00Z">
        <w:r w:rsidR="00645128">
          <w:rPr>
            <w:rFonts w:ascii="Times New Roman" w:hAnsi="Times New Roman" w:cs="Times New Roman"/>
          </w:rPr>
          <w:t>.</w:t>
        </w:r>
      </w:ins>
      <w:ins w:id="105" w:author="JiaLi" w:date="2022-01-11T02:17:00Z">
        <w:r w:rsidR="00645128">
          <w:rPr>
            <w:rFonts w:ascii="Times New Roman" w:hAnsi="Times New Roman" w:cs="Times New Roman"/>
          </w:rPr>
          <w:t xml:space="preserve"> For the IM, it may due to the misspecification of the parameter priors</w:t>
        </w:r>
      </w:ins>
      <w:ins w:id="106" w:author="JiaLi" w:date="2022-01-11T02:18:00Z">
        <w:r w:rsidR="00645128">
          <w:rPr>
            <w:rFonts w:ascii="Times New Roman" w:hAnsi="Times New Roman" w:cs="Times New Roman"/>
          </w:rPr>
          <w:t xml:space="preserve"> as the core predictions were closed to the observation. But th</w:t>
        </w:r>
      </w:ins>
      <w:ins w:id="107" w:author="JiaLi" w:date="2022-01-11T02:22:00Z">
        <w:r w:rsidR="000B056B">
          <w:rPr>
            <w:rFonts w:ascii="Times New Roman" w:hAnsi="Times New Roman" w:cs="Times New Roman"/>
          </w:rPr>
          <w:t>e posterior distribution</w:t>
        </w:r>
      </w:ins>
      <w:ins w:id="108" w:author="JiaLi" w:date="2022-01-11T02:18:00Z">
        <w:r w:rsidR="00645128">
          <w:rPr>
            <w:rFonts w:ascii="Times New Roman" w:hAnsi="Times New Roman" w:cs="Times New Roman"/>
          </w:rPr>
          <w:t xml:space="preserve"> could not be </w:t>
        </w:r>
      </w:ins>
      <w:ins w:id="109" w:author="JiaLi" w:date="2022-01-11T02:22:00Z">
        <w:r w:rsidR="000B056B">
          <w:rPr>
            <w:rFonts w:ascii="Times New Roman" w:hAnsi="Times New Roman" w:cs="Times New Roman"/>
          </w:rPr>
          <w:t>obtained from the dataset</w:t>
        </w:r>
      </w:ins>
      <w:ins w:id="110" w:author="JiaLi" w:date="2022-01-11T02:18:00Z">
        <w:r w:rsidR="000B056B">
          <w:rPr>
            <w:rFonts w:ascii="Times New Roman" w:hAnsi="Times New Roman" w:cs="Times New Roman"/>
          </w:rPr>
          <w:t xml:space="preserve"> since the original dataset only contained </w:t>
        </w:r>
      </w:ins>
      <w:ins w:id="111" w:author="JiaLi" w:date="2022-01-11T02:19:00Z">
        <w:r w:rsidR="000B056B">
          <w:rPr>
            <w:rFonts w:ascii="Times New Roman" w:hAnsi="Times New Roman" w:cs="Times New Roman"/>
          </w:rPr>
          <w:t xml:space="preserve">one </w:t>
        </w:r>
      </w:ins>
      <w:ins w:id="112" w:author="JiaLi" w:date="2022-01-11T02:18:00Z">
        <w:r w:rsidR="000B056B">
          <w:rPr>
            <w:rFonts w:ascii="Times New Roman" w:hAnsi="Times New Roman" w:cs="Times New Roman"/>
          </w:rPr>
          <w:t xml:space="preserve">set size , making the </w:t>
        </w:r>
      </w:ins>
      <w:commentRangeStart w:id="113"/>
      <w:ins w:id="114" w:author="JiaLi" w:date="2022-01-11T02:19:00Z">
        <w:r w:rsidR="000B056B">
          <w:rPr>
            <w:rFonts w:ascii="Times New Roman" w:hAnsi="Times New Roman" w:cs="Times New Roman"/>
          </w:rPr>
          <w:t>parameter</w:t>
        </w:r>
        <w:commentRangeEnd w:id="113"/>
        <w:r w:rsidR="000B056B">
          <w:rPr>
            <w:rStyle w:val="ad"/>
          </w:rPr>
          <w:commentReference w:id="113"/>
        </w:r>
        <w:r w:rsidR="000B056B">
          <w:rPr>
            <w:rFonts w:ascii="Times New Roman" w:hAnsi="Times New Roman" w:cs="Times New Roman"/>
          </w:rPr>
          <w:t xml:space="preserve"> unidentifiable.</w:t>
        </w:r>
      </w:ins>
    </w:p>
    <w:p w14:paraId="0AFE4A7A" w14:textId="479BA4BE" w:rsidR="000A753D" w:rsidDel="005057F5" w:rsidRDefault="00D41FB8" w:rsidP="00CD4232">
      <w:pPr>
        <w:spacing w:line="480" w:lineRule="auto"/>
        <w:rPr>
          <w:del w:id="115" w:author="JiaLi" w:date="2022-01-11T01:03:00Z"/>
          <w:rFonts w:ascii="Times New Roman" w:hAnsi="Times New Roman" w:cs="Times New Roman" w:hint="eastAsia"/>
        </w:rPr>
      </w:pPr>
      <w:ins w:id="116" w:author="JiaLi" w:date="2022-01-11T02:24:00Z">
        <w:r>
          <w:rPr>
            <w:rFonts w:ascii="Times New Roman" w:hAnsi="Times New Roman" w:cs="Times New Roman"/>
          </w:rPr>
          <w:tab/>
          <w:t>T</w:t>
        </w:r>
        <w:r>
          <w:rPr>
            <w:rFonts w:ascii="Times New Roman" w:hAnsi="Times New Roman" w:cs="Times New Roman" w:hint="eastAsia"/>
          </w:rPr>
          <w:t>h</w:t>
        </w:r>
        <w:r>
          <w:rPr>
            <w:rFonts w:ascii="Times New Roman" w:hAnsi="Times New Roman" w:cs="Times New Roman"/>
          </w:rPr>
          <w:t xml:space="preserve">e difficulty of applying </w:t>
        </w:r>
        <w:proofErr w:type="spellStart"/>
        <w:r>
          <w:rPr>
            <w:rFonts w:ascii="Times New Roman" w:hAnsi="Times New Roman" w:cs="Times New Roman"/>
          </w:rPr>
          <w:t>Vanpaemel’s</w:t>
        </w:r>
        <w:proofErr w:type="spellEnd"/>
        <w:r>
          <w:rPr>
            <w:rFonts w:ascii="Times New Roman" w:hAnsi="Times New Roman" w:cs="Times New Roman"/>
          </w:rPr>
          <w:t xml:space="preserve"> approach </w:t>
        </w:r>
      </w:ins>
      <w:ins w:id="117" w:author="JiaLi" w:date="2022-01-11T02:25:00Z">
        <w:r>
          <w:rPr>
            <w:rFonts w:ascii="Times New Roman" w:hAnsi="Times New Roman" w:cs="Times New Roman"/>
          </w:rPr>
          <w:t>comes from the scarcity of prior information. This may not as bad as here for researchers as I explained above.</w:t>
        </w:r>
      </w:ins>
      <w:ins w:id="118" w:author="JiaLi" w:date="2022-01-11T02:26:00Z">
        <w:r>
          <w:rPr>
            <w:rFonts w:ascii="Times New Roman" w:hAnsi="Times New Roman" w:cs="Times New Roman"/>
          </w:rPr>
          <w:t xml:space="preserve"> </w:t>
        </w:r>
      </w:ins>
      <w:ins w:id="119" w:author="JiaLi" w:date="2022-01-11T01:21:00Z">
        <w:r w:rsidR="008C3E96">
          <w:rPr>
            <w:rFonts w:ascii="Times New Roman" w:hAnsi="Times New Roman" w:cs="Times New Roman"/>
          </w:rPr>
          <w:t xml:space="preserve">This situation will also </w:t>
        </w:r>
      </w:ins>
      <w:ins w:id="120" w:author="JiaLi" w:date="2022-01-11T01:23:00Z">
        <w:r w:rsidR="000B5E20">
          <w:rPr>
            <w:rFonts w:ascii="Times New Roman" w:hAnsi="Times New Roman" w:cs="Times New Roman"/>
          </w:rPr>
          <w:t xml:space="preserve">be </w:t>
        </w:r>
      </w:ins>
      <w:ins w:id="121" w:author="JiaLi" w:date="2022-01-11T01:21:00Z">
        <w:r w:rsidR="008C3E96">
          <w:rPr>
            <w:rFonts w:ascii="Times New Roman" w:hAnsi="Times New Roman" w:cs="Times New Roman"/>
          </w:rPr>
          <w:t>alleviate</w:t>
        </w:r>
      </w:ins>
      <w:ins w:id="122" w:author="JiaLi" w:date="2022-01-11T01:23:00Z">
        <w:r w:rsidR="000B5E20">
          <w:rPr>
            <w:rFonts w:ascii="Times New Roman" w:hAnsi="Times New Roman" w:cs="Times New Roman"/>
          </w:rPr>
          <w:t>d</w:t>
        </w:r>
      </w:ins>
      <w:ins w:id="123" w:author="JiaLi" w:date="2022-01-11T01:21:00Z">
        <w:r w:rsidR="008C3E96">
          <w:rPr>
            <w:rFonts w:ascii="Times New Roman" w:hAnsi="Times New Roman" w:cs="Times New Roman"/>
          </w:rPr>
          <w:t xml:space="preserve"> by the encour</w:t>
        </w:r>
      </w:ins>
      <w:ins w:id="124" w:author="JiaLi" w:date="2022-01-11T01:22:00Z">
        <w:r w:rsidR="008C3E96">
          <w:rPr>
            <w:rFonts w:ascii="Times New Roman" w:hAnsi="Times New Roman" w:cs="Times New Roman"/>
          </w:rPr>
          <w:t xml:space="preserve">agement of data sharing in </w:t>
        </w:r>
        <w:r w:rsidR="008C3E96">
          <w:rPr>
            <w:rFonts w:ascii="Times New Roman" w:hAnsi="Times New Roman" w:cs="Times New Roman"/>
          </w:rPr>
          <w:lastRenderedPageBreak/>
          <w:t>psychology</w:t>
        </w:r>
      </w:ins>
      <w:ins w:id="125" w:author="JiaLi" w:date="2022-01-11T01:33:00Z">
        <w:r w:rsidR="004929BA">
          <w:rPr>
            <w:rFonts w:ascii="Times New Roman" w:hAnsi="Times New Roman" w:cs="Times New Roman"/>
          </w:rPr>
          <w:t xml:space="preserve"> </w:t>
        </w:r>
      </w:ins>
      <w:del w:id="126" w:author="JiaLi" w:date="2022-01-11T01:34:00Z">
        <w:r w:rsidR="004929BA" w:rsidDel="00412E2D">
          <w:rPr>
            <w:rFonts w:ascii="Times New Roman" w:hAnsi="Times New Roman" w:cs="Times New Roman"/>
          </w:rPr>
          <w:fldChar w:fldCharType="begin"/>
        </w:r>
        <w:r w:rsidR="00412E2D" w:rsidDel="00412E2D">
          <w:rPr>
            <w:rFonts w:ascii="Times New Roman" w:hAnsi="Times New Roman" w:cs="Times New Roman"/>
          </w:rPr>
          <w:delInstrText xml:space="preserve"> ADDIN ZOTERO_ITEM CSL_CITATION {"citationID":"WFtYvw83","properties":{"formattedCitation":"({\\i{}Badges to Acknowledge Open Practices}, 2013)","plainCitation":"(Badges to Acknowledge Open Practices, 2013)","noteIndex":0},"citationItems":[{"id":25824,"uris":["http://zotero.org/users/5418352/items/7W9VJ4Z7"],"uri":["http://zotero.org/users/5418352/items/7W9VJ4Z7"],"itemData":{"id":25824,"type":"article-journal","abstract":"The aim is to specify a standard by which we can say that a scientific study has been conducted in accordance with open-science principles and provide visual icons to allow advertising of such good behaviours. \n    Hosted on the Open Science Framework","language":"en","note":"publisher: OSF","source":"osf.io","title":"Badges to Acknowledge Open Practices","URL":"https://osf.io/tvyxz/","accessed":{"date-parts":[["2022",1,11]]},"issued":{"date-parts":[["2013",2,19]]},"citation-key":"BadgesAcknowledgeOpen2013"}}],"schema":"https://github.com/citation-style-language/schema/raw/master/csl-citation.json"} </w:delInstrText>
        </w:r>
        <w:r w:rsidR="004929BA" w:rsidDel="00412E2D">
          <w:rPr>
            <w:rFonts w:ascii="Times New Roman" w:hAnsi="Times New Roman" w:cs="Times New Roman"/>
          </w:rPr>
          <w:fldChar w:fldCharType="separate"/>
        </w:r>
        <w:r w:rsidR="00412E2D" w:rsidRPr="00412E2D" w:rsidDel="00412E2D">
          <w:rPr>
            <w:rFonts w:ascii="Times New Roman" w:hAnsi="Times New Roman" w:cs="Times New Roman"/>
          </w:rPr>
          <w:delText>(</w:delText>
        </w:r>
        <w:r w:rsidR="00412E2D" w:rsidRPr="00412E2D" w:rsidDel="00412E2D">
          <w:rPr>
            <w:rFonts w:ascii="Times New Roman" w:hAnsi="Times New Roman" w:cs="Times New Roman"/>
            <w:i/>
            <w:iCs/>
          </w:rPr>
          <w:delText>Badges to Acknowledge Open Practices</w:delText>
        </w:r>
        <w:r w:rsidR="00412E2D" w:rsidRPr="00412E2D" w:rsidDel="00412E2D">
          <w:rPr>
            <w:rFonts w:ascii="Times New Roman" w:hAnsi="Times New Roman" w:cs="Times New Roman"/>
          </w:rPr>
          <w:delText>, 2013)</w:delText>
        </w:r>
        <w:r w:rsidR="004929BA" w:rsidDel="00412E2D">
          <w:rPr>
            <w:rFonts w:ascii="Times New Roman" w:hAnsi="Times New Roman" w:cs="Times New Roman"/>
          </w:rPr>
          <w:fldChar w:fldCharType="end"/>
        </w:r>
      </w:del>
      <w:ins w:id="127" w:author="JiaLi" w:date="2022-01-11T01:34:00Z">
        <w:r w:rsidR="00412E2D">
          <w:rPr>
            <w:rFonts w:ascii="Times New Roman" w:hAnsi="Times New Roman" w:cs="Times New Roman"/>
          </w:rPr>
          <w:t xml:space="preserve">(e.g., </w:t>
        </w:r>
        <w:r w:rsidR="00412E2D">
          <w:rPr>
            <w:rStyle w:val="balloon"/>
          </w:rPr>
          <w:t>Open Science Framework</w:t>
        </w:r>
        <w:r w:rsidR="00412E2D">
          <w:rPr>
            <w:rStyle w:val="balloon"/>
          </w:rPr>
          <w:t xml:space="preserve">, </w:t>
        </w:r>
        <w:r w:rsidR="00412E2D">
          <w:rPr>
            <w:rStyle w:val="nlmyear"/>
          </w:rPr>
          <w:t>2016</w:t>
        </w:r>
        <w:r w:rsidR="00412E2D">
          <w:rPr>
            <w:rStyle w:val="balloon"/>
          </w:rPr>
          <w:t>).</w:t>
        </w:r>
      </w:ins>
      <w:ins w:id="128" w:author="JiaLi" w:date="2022-01-11T02:26:00Z">
        <w:r>
          <w:rPr>
            <w:rStyle w:val="balloon"/>
          </w:rPr>
          <w:t>In addition, a recent research did</w:t>
        </w:r>
        <w:r>
          <w:rPr>
            <w:rFonts w:ascii="Times New Roman" w:hAnsi="Times New Roman" w:cs="Times New Roman"/>
          </w:rPr>
          <w:t xml:space="preserve"> p</w:t>
        </w:r>
        <w:r>
          <w:rPr>
            <w:rFonts w:ascii="Times New Roman" w:hAnsi="Times New Roman" w:cs="Times New Roman"/>
          </w:rPr>
          <w:t>arameter systematic review</w:t>
        </w:r>
        <w:r>
          <w:rPr>
            <w:rFonts w:ascii="Times New Roman" w:hAnsi="Times New Roman" w:cs="Times New Roman"/>
          </w:rPr>
          <w:t>, making the specification of pa</w:t>
        </w:r>
      </w:ins>
      <w:ins w:id="129" w:author="JiaLi" w:date="2022-01-11T02:27:00Z">
        <w:r>
          <w:rPr>
            <w:rFonts w:ascii="Times New Roman" w:hAnsi="Times New Roman" w:cs="Times New Roman"/>
          </w:rPr>
          <w:t>rameter priors easier.</w:t>
        </w:r>
      </w:ins>
    </w:p>
    <w:p w14:paraId="4DC69821" w14:textId="21EA46EE" w:rsidR="002D6DF5" w:rsidRDefault="000A753D" w:rsidP="00CD4232">
      <w:pPr>
        <w:spacing w:line="480" w:lineRule="auto"/>
        <w:rPr>
          <w:ins w:id="130" w:author="JiaLi" w:date="2022-01-10T21:50:00Z"/>
          <w:rFonts w:ascii="Times New Roman" w:hAnsi="Times New Roman" w:cs="Times New Roman"/>
        </w:rPr>
      </w:pPr>
      <w:del w:id="131" w:author="JiaLi" w:date="2022-01-11T02:26:00Z">
        <w:r w:rsidDel="00D41FB8">
          <w:rPr>
            <w:rFonts w:ascii="Times New Roman" w:hAnsi="Times New Roman" w:cs="Times New Roman"/>
          </w:rPr>
          <w:tab/>
        </w:r>
      </w:del>
    </w:p>
    <w:p w14:paraId="690FDEAB" w14:textId="7C2EAC8E" w:rsidR="002371D5" w:rsidRDefault="00BC1B59" w:rsidP="002371D5">
      <w:pPr>
        <w:spacing w:line="480" w:lineRule="auto"/>
        <w:rPr>
          <w:ins w:id="132" w:author="JiaLi" w:date="2022-01-10T22:37:00Z"/>
          <w:rFonts w:ascii="Times New Roman" w:hAnsi="Times New Roman" w:cs="Times New Roman"/>
        </w:rPr>
      </w:pPr>
      <w:ins w:id="133" w:author="JiaLi" w:date="2022-01-10T21:50:00Z">
        <w:r>
          <w:rPr>
            <w:rFonts w:ascii="Times New Roman" w:hAnsi="Times New Roman" w:cs="Times New Roman"/>
          </w:rPr>
          <w:tab/>
        </w:r>
      </w:ins>
      <w:ins w:id="134" w:author="JiaLi" w:date="2022-01-10T21:47:00Z">
        <w:r w:rsidR="00767476">
          <w:rPr>
            <w:rFonts w:ascii="Times New Roman" w:hAnsi="Times New Roman" w:cs="Times New Roman"/>
          </w:rPr>
          <w:t>Third, lack of generalizability.</w:t>
        </w:r>
      </w:ins>
      <w:ins w:id="135" w:author="JiaLi" w:date="2022-01-10T21:51:00Z">
        <w:r>
          <w:rPr>
            <w:rFonts w:ascii="Times New Roman" w:hAnsi="Times New Roman" w:cs="Times New Roman"/>
          </w:rPr>
          <w:t xml:space="preserve"> The estimates </w:t>
        </w:r>
      </w:ins>
      <w:ins w:id="136" w:author="JiaLi" w:date="2022-01-10T21:52:00Z">
        <w:r>
          <w:rPr>
            <w:rFonts w:ascii="Times New Roman" w:hAnsi="Times New Roman" w:cs="Times New Roman"/>
          </w:rPr>
          <w:t>cannot be taken seriously. They change with stimuli</w:t>
        </w:r>
      </w:ins>
      <w:ins w:id="137" w:author="JiaLi" w:date="2022-01-10T22:37:00Z">
        <w:r w:rsidR="00BF0CF2">
          <w:rPr>
            <w:rFonts w:ascii="Times New Roman" w:hAnsi="Times New Roman" w:cs="Times New Roman"/>
          </w:rPr>
          <w:t>.</w:t>
        </w:r>
      </w:ins>
    </w:p>
    <w:p w14:paraId="259EBF4B" w14:textId="519CE0DB" w:rsidR="00BF0CF2" w:rsidRDefault="00BF0CF2" w:rsidP="002371D5">
      <w:pPr>
        <w:spacing w:line="480" w:lineRule="auto"/>
        <w:rPr>
          <w:ins w:id="138" w:author="JiaLi" w:date="2022-01-10T21:53:00Z"/>
          <w:rFonts w:ascii="Times New Roman" w:hAnsi="Times New Roman" w:cs="Times New Roman"/>
        </w:rPr>
      </w:pPr>
      <w:ins w:id="139" w:author="JiaLi" w:date="2022-01-10T22:38:00Z">
        <w:r>
          <w:rPr>
            <w:rFonts w:ascii="Times New Roman" w:hAnsi="Times New Roman" w:cs="Times New Roman"/>
          </w:rPr>
          <w:tab/>
        </w:r>
      </w:ins>
      <w:ins w:id="140" w:author="JiaLi" w:date="2022-01-10T22:37:00Z">
        <w:r>
          <w:rPr>
            <w:rFonts w:ascii="Times New Roman" w:hAnsi="Times New Roman" w:cs="Times New Roman"/>
          </w:rPr>
          <w:t>Fourth, poor theory development.</w:t>
        </w:r>
      </w:ins>
    </w:p>
    <w:p w14:paraId="70919708" w14:textId="7A77B43E" w:rsidR="002371D5" w:rsidRDefault="002371D5" w:rsidP="002371D5">
      <w:pPr>
        <w:spacing w:line="480" w:lineRule="auto"/>
        <w:rPr>
          <w:ins w:id="141" w:author="JiaLi" w:date="2022-01-10T22:42:00Z"/>
          <w:rFonts w:ascii="Times New Roman" w:hAnsi="Times New Roman" w:cs="Times New Roman"/>
        </w:rPr>
      </w:pPr>
      <w:ins w:id="142" w:author="JiaLi" w:date="2022-01-10T21:53:00Z">
        <w:r>
          <w:rPr>
            <w:rFonts w:ascii="Times New Roman" w:hAnsi="Times New Roman" w:cs="Times New Roman" w:hint="eastAsia"/>
          </w:rPr>
          <w:t>G</w:t>
        </w:r>
        <w:r>
          <w:rPr>
            <w:rFonts w:ascii="Times New Roman" w:hAnsi="Times New Roman" w:cs="Times New Roman"/>
          </w:rPr>
          <w:t>eneralizability</w:t>
        </w:r>
      </w:ins>
    </w:p>
    <w:p w14:paraId="5D4AB7A4" w14:textId="2352C241" w:rsidR="00237A28" w:rsidRDefault="00237A28" w:rsidP="002371D5">
      <w:pPr>
        <w:spacing w:line="480" w:lineRule="auto"/>
        <w:rPr>
          <w:ins w:id="143" w:author="JiaLi" w:date="2022-01-10T21:53:00Z"/>
          <w:rFonts w:ascii="Times New Roman" w:hAnsi="Times New Roman" w:cs="Times New Roman"/>
        </w:rPr>
      </w:pPr>
      <w:ins w:id="144" w:author="JiaLi" w:date="2022-01-10T22:42:00Z">
        <w:r>
          <w:rPr>
            <w:rFonts w:ascii="Times New Roman" w:hAnsi="Times New Roman" w:cs="Times New Roman" w:hint="eastAsia"/>
          </w:rPr>
          <w:t>T</w:t>
        </w:r>
        <w:r>
          <w:rPr>
            <w:rFonts w:ascii="Times New Roman" w:hAnsi="Times New Roman" w:cs="Times New Roman"/>
          </w:rPr>
          <w:t>he structure of models change</w:t>
        </w:r>
      </w:ins>
      <w:ins w:id="145" w:author="JiaLi" w:date="2022-01-10T22:43:00Z">
        <w:r>
          <w:rPr>
            <w:rFonts w:ascii="Times New Roman" w:hAnsi="Times New Roman" w:cs="Times New Roman"/>
          </w:rPr>
          <w:t>s</w:t>
        </w:r>
      </w:ins>
      <w:ins w:id="146" w:author="JiaLi" w:date="2022-01-10T22:42:00Z">
        <w:r>
          <w:rPr>
            <w:rFonts w:ascii="Times New Roman" w:hAnsi="Times New Roman" w:cs="Times New Roman"/>
          </w:rPr>
          <w:t xml:space="preserve"> across studies. What the </w:t>
        </w:r>
      </w:ins>
      <w:ins w:id="147" w:author="JiaLi" w:date="2022-01-10T22:43:00Z">
        <w:r>
          <w:rPr>
            <w:rFonts w:ascii="Times New Roman" w:hAnsi="Times New Roman" w:cs="Times New Roman"/>
          </w:rPr>
          <w:t xml:space="preserve">instantiation affects the results? In the IM study, the authors discard attention </w:t>
        </w:r>
      </w:ins>
      <w:ins w:id="148" w:author="JiaLi" w:date="2022-01-10T22:44:00Z">
        <w:r>
          <w:rPr>
            <w:rFonts w:ascii="Times New Roman" w:hAnsi="Times New Roman" w:cs="Times New Roman"/>
          </w:rPr>
          <w:t>activations due to fitted difficulty. To what extent can assumptions being discard?</w:t>
        </w:r>
      </w:ins>
    </w:p>
    <w:p w14:paraId="2BACCB4F" w14:textId="71834CD8" w:rsidR="003A3919" w:rsidRDefault="003A3919" w:rsidP="002371D5">
      <w:pPr>
        <w:spacing w:line="480" w:lineRule="auto"/>
        <w:rPr>
          <w:ins w:id="149" w:author="JiaLi" w:date="2022-01-10T21:53:00Z"/>
          <w:rFonts w:ascii="Times New Roman" w:hAnsi="Times New Roman" w:cs="Times New Roman"/>
        </w:rPr>
      </w:pPr>
      <w:ins w:id="150" w:author="JiaLi" w:date="2022-01-10T22:46:00Z">
        <w:r>
          <w:rPr>
            <w:rFonts w:ascii="Times New Roman" w:hAnsi="Times New Roman" w:cs="Times New Roman"/>
          </w:rPr>
          <w:tab/>
          <w:t>P</w:t>
        </w:r>
        <w:r>
          <w:rPr>
            <w:rFonts w:ascii="Times New Roman" w:hAnsi="Times New Roman" w:cs="Times New Roman" w:hint="eastAsia"/>
          </w:rPr>
          <w:t>s</w:t>
        </w:r>
        <w:r>
          <w:rPr>
            <w:rFonts w:ascii="Times New Roman" w:hAnsi="Times New Roman" w:cs="Times New Roman"/>
          </w:rPr>
          <w:t>ychologists start to work on theory development.</w:t>
        </w:r>
      </w:ins>
      <w:moveToRangeStart w:id="151" w:author="JiaLi" w:date="2022-01-10T21:53:00Z" w:name="move92744031"/>
    </w:p>
    <w:p w14:paraId="1F0058EA" w14:textId="77777777" w:rsidR="003A3919" w:rsidRDefault="003A3919" w:rsidP="002371D5">
      <w:pPr>
        <w:spacing w:line="480" w:lineRule="auto"/>
        <w:rPr>
          <w:ins w:id="152" w:author="JiaLi" w:date="2022-01-10T21:53:00Z"/>
          <w:rFonts w:ascii="Times New Roman" w:hAnsi="Times New Roman" w:cs="Times New Roman"/>
        </w:rPr>
      </w:pPr>
      <w:proofErr w:type="spellStart"/>
      <w:ins w:id="153" w:author="JiaLi" w:date="2022-01-10T21:53:00Z">
        <w:r>
          <w:rPr>
            <w:rFonts w:ascii="Times New Roman" w:hAnsi="Times New Roman" w:cs="Times New Roman" w:hint="eastAsia"/>
          </w:rPr>
          <w:t>E</w:t>
        </w:r>
        <w:r>
          <w:rPr>
            <w:rFonts w:ascii="Times New Roman" w:hAnsi="Times New Roman" w:cs="Times New Roman"/>
          </w:rPr>
          <w:t>ronen</w:t>
        </w:r>
        <w:proofErr w:type="spellEnd"/>
        <w:r>
          <w:rPr>
            <w:rFonts w:ascii="Times New Roman" w:hAnsi="Times New Roman" w:cs="Times New Roman"/>
          </w:rPr>
          <w:t xml:space="preserve"> – validity – not only computational models are need, but more profound.</w:t>
        </w:r>
      </w:ins>
    </w:p>
    <w:moveToRangeEnd w:id="151"/>
    <w:p w14:paraId="5D8C93D7" w14:textId="6B5FB9DC" w:rsidR="00767476" w:rsidRPr="00A61B1B" w:rsidRDefault="00767476" w:rsidP="00CD4232">
      <w:pPr>
        <w:spacing w:line="480" w:lineRule="auto"/>
        <w:rPr>
          <w:ins w:id="154" w:author="JiaLi" w:date="2022-01-10T20:49:00Z"/>
          <w:rFonts w:ascii="Times New Roman" w:hAnsi="Times New Roman" w:cs="Times New Roman"/>
          <w:rPrChange w:id="155" w:author="JiaLi" w:date="2022-01-10T20:49:00Z">
            <w:rPr>
              <w:ins w:id="156" w:author="JiaLi" w:date="2022-01-10T20:49:00Z"/>
              <w:rFonts w:ascii="Times New Roman" w:hAnsi="Times New Roman" w:cs="Times New Roman"/>
              <w:b/>
              <w:bCs/>
            </w:rPr>
          </w:rPrChange>
        </w:rPr>
      </w:pPr>
    </w:p>
    <w:p w14:paraId="16DB32B8" w14:textId="05309D77" w:rsidR="00A30CCE" w:rsidRPr="00975C28" w:rsidDel="0088515D" w:rsidRDefault="00A30CCE" w:rsidP="00CD4232">
      <w:pPr>
        <w:spacing w:line="480" w:lineRule="auto"/>
        <w:rPr>
          <w:del w:id="157" w:author="JiaLi" w:date="2022-01-11T02:05:00Z"/>
          <w:rFonts w:ascii="Times New Roman" w:hAnsi="Times New Roman" w:cs="Times New Roman"/>
        </w:rPr>
      </w:pPr>
      <w:del w:id="158" w:author="JiaLi" w:date="2022-01-11T02:05:00Z">
        <w:r w:rsidRPr="00975C28" w:rsidDel="0088515D">
          <w:rPr>
            <w:rFonts w:ascii="Times New Roman" w:hAnsi="Times New Roman" w:cs="Times New Roman"/>
            <w:b/>
            <w:bCs/>
          </w:rPr>
          <w:delText>Two frameworks</w:delText>
        </w:r>
      </w:del>
    </w:p>
    <w:p w14:paraId="06E0AE70" w14:textId="67D4C518" w:rsidR="00A30CCE" w:rsidRPr="00975C28" w:rsidDel="0088515D" w:rsidRDefault="00A30CCE" w:rsidP="00CD4232">
      <w:pPr>
        <w:spacing w:line="480" w:lineRule="auto"/>
        <w:rPr>
          <w:del w:id="159" w:author="JiaLi" w:date="2022-01-11T02:05:00Z"/>
          <w:rFonts w:ascii="Times New Roman" w:hAnsi="Times New Roman" w:cs="Times New Roman"/>
        </w:rPr>
      </w:pPr>
      <w:del w:id="160" w:author="JiaLi" w:date="2022-01-11T02:05:00Z">
        <w:r w:rsidRPr="00975C28" w:rsidDel="0088515D">
          <w:rPr>
            <w:rFonts w:ascii="Times New Roman" w:hAnsi="Times New Roman" w:cs="Times New Roman"/>
          </w:rPr>
          <w:delText>Falsification</w:delText>
        </w:r>
        <w:r w:rsidR="00EC6BAB" w:rsidRPr="00975C28" w:rsidDel="0088515D">
          <w:rPr>
            <w:rFonts w:ascii="Times New Roman" w:hAnsi="Times New Roman" w:cs="Times New Roman"/>
          </w:rPr>
          <w:delText xml:space="preserve">    </w:delText>
        </w:r>
        <w:r w:rsidRPr="00975C28" w:rsidDel="0088515D">
          <w:rPr>
            <w:rFonts w:ascii="Times New Roman" w:hAnsi="Times New Roman" w:cs="Times New Roman"/>
          </w:rPr>
          <w:delText>Verification</w:delText>
        </w:r>
      </w:del>
    </w:p>
    <w:p w14:paraId="24347FF2" w14:textId="6E8A6ECB" w:rsidR="00FE42E3" w:rsidDel="0088515D" w:rsidRDefault="00A30CCE" w:rsidP="00CD4232">
      <w:pPr>
        <w:spacing w:line="480" w:lineRule="auto"/>
        <w:rPr>
          <w:del w:id="161" w:author="JiaLi" w:date="2022-01-11T02:05:00Z"/>
          <w:rFonts w:ascii="Times New Roman" w:hAnsi="Times New Roman" w:cs="Times New Roman"/>
        </w:rPr>
      </w:pPr>
      <w:del w:id="162" w:author="JiaLi" w:date="2022-01-11T02:05:00Z">
        <w:r w:rsidRPr="00975C28" w:rsidDel="0088515D">
          <w:rPr>
            <w:rFonts w:ascii="Times New Roman" w:hAnsi="Times New Roman" w:cs="Times New Roman"/>
          </w:rPr>
          <w:delText xml:space="preserve">Qualification difference of two models = falsifying one model, but verifying another one, but the strength is unknown. </w:delText>
        </w:r>
        <w:r w:rsidRPr="00975C28" w:rsidDel="0088515D">
          <w:rPr>
            <w:rFonts w:ascii="Times New Roman" w:hAnsi="Times New Roman" w:cs="Times New Roman"/>
          </w:rPr>
          <w:sym w:font="Wingdings" w:char="F0E0"/>
        </w:r>
        <w:r w:rsidRPr="00975C28" w:rsidDel="0088515D">
          <w:rPr>
            <w:rFonts w:ascii="Times New Roman" w:hAnsi="Times New Roman" w:cs="Times New Roman"/>
          </w:rPr>
          <w:delText xml:space="preserve"> falsify other model does not increase the credibility of the new one</w:delText>
        </w:r>
      </w:del>
    </w:p>
    <w:p w14:paraId="687CEF95" w14:textId="1F066144" w:rsidR="00037279" w:rsidDel="002371D5" w:rsidRDefault="00037279" w:rsidP="00CD4232">
      <w:pPr>
        <w:spacing w:line="480" w:lineRule="auto"/>
        <w:rPr>
          <w:del w:id="163" w:author="JiaLi" w:date="2022-01-10T21:53:00Z"/>
          <w:rFonts w:ascii="Times New Roman" w:hAnsi="Times New Roman" w:cs="Times New Roman"/>
        </w:rPr>
      </w:pPr>
    </w:p>
    <w:p w14:paraId="4C3F8192" w14:textId="6BC96E25" w:rsidR="00037279" w:rsidDel="00237A28" w:rsidRDefault="00037279" w:rsidP="00CD4232">
      <w:pPr>
        <w:spacing w:line="480" w:lineRule="auto"/>
        <w:rPr>
          <w:del w:id="164" w:author="JiaLi" w:date="2022-01-10T21:53:00Z"/>
          <w:rFonts w:ascii="Times New Roman" w:hAnsi="Times New Roman" w:cs="Times New Roman"/>
        </w:rPr>
      </w:pPr>
      <w:del w:id="165" w:author="JiaLi" w:date="2022-01-10T21:53:00Z">
        <w:r w:rsidDel="002371D5">
          <w:rPr>
            <w:rFonts w:ascii="Times New Roman" w:hAnsi="Times New Roman" w:cs="Times New Roman" w:hint="eastAsia"/>
          </w:rPr>
          <w:delText>E</w:delText>
        </w:r>
        <w:r w:rsidDel="002371D5">
          <w:rPr>
            <w:rFonts w:ascii="Times New Roman" w:hAnsi="Times New Roman" w:cs="Times New Roman"/>
          </w:rPr>
          <w:delText>ronen – validity – not only computational models are need, but more profound.</w:delText>
        </w:r>
      </w:del>
    </w:p>
    <w:p w14:paraId="3B24569E" w14:textId="500C3414" w:rsidR="00D16DD5" w:rsidDel="002371D5" w:rsidRDefault="00D16DD5" w:rsidP="00CD4232">
      <w:pPr>
        <w:spacing w:line="480" w:lineRule="auto"/>
        <w:rPr>
          <w:del w:id="166" w:author="JiaLi" w:date="2022-01-10T21:53:00Z"/>
          <w:rFonts w:ascii="Times New Roman" w:hAnsi="Times New Roman" w:cs="Times New Roman" w:hint="eastAsia"/>
        </w:rPr>
      </w:pPr>
    </w:p>
    <w:p w14:paraId="4AB45600" w14:textId="77777777" w:rsidR="00FE42E3" w:rsidRPr="00975C28" w:rsidRDefault="00FE42E3">
      <w:pPr>
        <w:rPr>
          <w:rFonts w:ascii="Times New Roman" w:hAnsi="Times New Roman" w:cs="Times New Roman"/>
        </w:rPr>
      </w:pPr>
      <w:r w:rsidRPr="00975C28">
        <w:rPr>
          <w:rFonts w:ascii="Times New Roman" w:hAnsi="Times New Roman" w:cs="Times New Roman"/>
        </w:rPr>
        <w:lastRenderedPageBreak/>
        <w:br w:type="page"/>
      </w:r>
    </w:p>
    <w:p w14:paraId="4AB6F4CF" w14:textId="1F7A309B" w:rsidR="0023359C" w:rsidRPr="00975C28" w:rsidRDefault="00FA3778" w:rsidP="00EC6BAB">
      <w:pPr>
        <w:pStyle w:val="1"/>
        <w:spacing w:line="480" w:lineRule="auto"/>
        <w:rPr>
          <w:rFonts w:ascii="Times New Roman" w:hAnsi="Times New Roman" w:cs="Times New Roman"/>
          <w:sz w:val="24"/>
          <w:szCs w:val="24"/>
        </w:rPr>
      </w:pPr>
      <w:r w:rsidRPr="00975C28">
        <w:rPr>
          <w:rFonts w:ascii="Times New Roman" w:hAnsi="Times New Roman" w:cs="Times New Roman"/>
          <w:sz w:val="24"/>
          <w:szCs w:val="24"/>
        </w:rPr>
        <w:lastRenderedPageBreak/>
        <w:t>References</w:t>
      </w:r>
    </w:p>
    <w:p w14:paraId="44B20871" w14:textId="03541392" w:rsidR="00FE42E3" w:rsidRPr="00975C28" w:rsidRDefault="00FE42E3">
      <w:pPr>
        <w:rPr>
          <w:rFonts w:ascii="Times New Roman" w:hAnsi="Times New Roman" w:cs="Times New Roman"/>
        </w:rPr>
      </w:pPr>
      <w:r w:rsidRPr="00975C28">
        <w:rPr>
          <w:rFonts w:ascii="Times New Roman" w:hAnsi="Times New Roman" w:cs="Times New Roman"/>
        </w:rPr>
        <w:br w:type="page"/>
      </w:r>
    </w:p>
    <w:p w14:paraId="1C69C276" w14:textId="0054BD27" w:rsidR="006524C5" w:rsidRDefault="00F51388" w:rsidP="00F32135">
      <w:pPr>
        <w:pStyle w:val="1"/>
        <w:jc w:val="center"/>
        <w:rPr>
          <w:rFonts w:ascii="Times New Roman" w:hAnsi="Times New Roman" w:cs="Times New Roman"/>
          <w:sz w:val="24"/>
          <w:szCs w:val="24"/>
        </w:rPr>
      </w:pPr>
      <w:r>
        <w:rPr>
          <w:rFonts w:ascii="Times New Roman" w:hAnsi="Times New Roman" w:cs="Times New Roman"/>
          <w:sz w:val="24"/>
          <w:szCs w:val="24"/>
        </w:rPr>
        <w:lastRenderedPageBreak/>
        <w:t>S</w:t>
      </w:r>
      <w:r>
        <w:rPr>
          <w:rFonts w:ascii="Times New Roman" w:hAnsi="Times New Roman" w:cs="Times New Roman" w:hint="eastAsia"/>
          <w:sz w:val="24"/>
          <w:szCs w:val="24"/>
        </w:rPr>
        <w:t>u</w:t>
      </w:r>
      <w:r>
        <w:rPr>
          <w:rFonts w:ascii="Times New Roman" w:hAnsi="Times New Roman" w:cs="Times New Roman"/>
          <w:sz w:val="24"/>
          <w:szCs w:val="24"/>
        </w:rPr>
        <w:t>pplementary materials</w:t>
      </w:r>
    </w:p>
    <w:p w14:paraId="4DE92283" w14:textId="2E36A0FB" w:rsidR="00F51388" w:rsidRDefault="00F51388" w:rsidP="000937D6">
      <w:pPr>
        <w:pStyle w:val="2"/>
        <w:rPr>
          <w:rFonts w:ascii="Times New Roman" w:hAnsi="Times New Roman" w:cs="Times New Roman"/>
          <w:sz w:val="24"/>
          <w:szCs w:val="24"/>
        </w:rPr>
      </w:pPr>
      <w:bookmarkStart w:id="167" w:name="OLE_LINK11"/>
      <w:r w:rsidRPr="000937D6">
        <w:rPr>
          <w:rFonts w:ascii="Times New Roman" w:hAnsi="Times New Roman" w:cs="Times New Roman"/>
          <w:sz w:val="24"/>
          <w:szCs w:val="24"/>
        </w:rPr>
        <w:t>S1.</w:t>
      </w:r>
      <w:r w:rsidR="00BD0ACE" w:rsidRPr="000937D6">
        <w:rPr>
          <w:rFonts w:ascii="Times New Roman" w:hAnsi="Times New Roman" w:cs="Times New Roman"/>
          <w:sz w:val="24"/>
          <w:szCs w:val="24"/>
        </w:rPr>
        <w:t xml:space="preserve"> Assessment of the experiment in Luckman et al.</w:t>
      </w:r>
      <w:r w:rsidR="0065636E" w:rsidRPr="000937D6">
        <w:rPr>
          <w:rFonts w:ascii="Times New Roman" w:hAnsi="Times New Roman" w:cs="Times New Roman"/>
          <w:sz w:val="24"/>
          <w:szCs w:val="24"/>
        </w:rPr>
        <w:t xml:space="preserve"> </w:t>
      </w:r>
      <w:r w:rsidR="00BD0ACE" w:rsidRPr="000937D6">
        <w:rPr>
          <w:rFonts w:ascii="Times New Roman" w:hAnsi="Times New Roman" w:cs="Times New Roman"/>
          <w:sz w:val="24"/>
          <w:szCs w:val="24"/>
        </w:rPr>
        <w:fldChar w:fldCharType="begin"/>
      </w:r>
      <w:r w:rsidR="0065636E" w:rsidRPr="000937D6">
        <w:rPr>
          <w:rFonts w:ascii="Times New Roman" w:hAnsi="Times New Roman" w:cs="Times New Roman"/>
          <w:sz w:val="24"/>
          <w:szCs w:val="24"/>
        </w:rPr>
        <w:instrText xml:space="preserve"> ADDIN ZOTERO_ITEM CSL_CITATION {"citationID":"CKGMFuPd","properties":{"formattedCitation":"(Luckman et al., 2020)","plainCitation":"(Luckman et al., 2020)","dontUpdate":true,"noteIndex":0},"citationItems":[{"id":24696,"uris":["http://zotero.org/users/5418352/items/FA9KI277"],"uri":["http://zotero.org/users/5418352/items/FA9KI277"],"itemData":{"id":24696,"type":"article-journal","abstract":"Risky intertemporal choices involve choosing between options that can differ in outcomes, their probability of receipt, and the delay until receipt. To date, there has been no attempt to systematically test, compare, and evaluate theoretical models of such choices. We contribute to theory development by generating predictions from 7 models for 3 common manipulations—magnitude, certainty, and immediacy—across 6 different types of risky intertemporal choices. Qualitative and quantitative comparisons of model predictions to data from an experiment involving almost 4,000 individual choices revealed that an attribute comparison-model, newly modified to incorporate risky intertemporal choices, (the risky intertemporal choice heuristic or RITCH) provided the best account of the data. Results are consistent with growing evidence in support of attribute comparison models in the risky and intertemporal choice literatures, and suggest that the relatively poorer fits of translation-based models reflect their inability to predict the differential impact of certainty and immediacy manipulations. Future theories of risky intertemporal choice may benefit from treating risk and time as independent dimensions, and focusing on attribute-comparison rather than value-comparison processes.","container-title":"Psychological Review","DOI":"10.1037/rev0000223","ISSN":"1939-1471, 0033-295X","issue":"6","journalAbbreviation":"Psychological Review","language":"en","page":"1097-1138","source":"DOI.org (Crossref)","title":"An evaluation and comparison of models of risky intertemporal choice.","volume":"127","author":[{"family":"Luckman","given":"Ashley"},{"family":"Donkin","given":"Chris"},{"family":"Newell","given":"Ben R."}],"issued":{"date-parts":[["2020",11]]},"citation-key":"luckmanEvaluationComparisonModels2020"}}],"schema":"https://github.com/citation-style-language/schema/raw/master/csl-citation.json"} </w:instrText>
      </w:r>
      <w:r w:rsidR="00BD0ACE" w:rsidRPr="000937D6">
        <w:rPr>
          <w:rFonts w:ascii="Times New Roman" w:hAnsi="Times New Roman" w:cs="Times New Roman"/>
          <w:sz w:val="24"/>
          <w:szCs w:val="24"/>
        </w:rPr>
        <w:fldChar w:fldCharType="separate"/>
      </w:r>
      <w:r w:rsidR="00BD0ACE" w:rsidRPr="000937D6">
        <w:rPr>
          <w:rFonts w:ascii="Times New Roman" w:hAnsi="Times New Roman" w:cs="Times New Roman"/>
          <w:sz w:val="24"/>
          <w:szCs w:val="24"/>
        </w:rPr>
        <w:t>(2020)</w:t>
      </w:r>
      <w:r w:rsidR="00BD0ACE" w:rsidRPr="000937D6">
        <w:rPr>
          <w:rFonts w:ascii="Times New Roman" w:hAnsi="Times New Roman" w:cs="Times New Roman"/>
          <w:sz w:val="24"/>
          <w:szCs w:val="24"/>
        </w:rPr>
        <w:fldChar w:fldCharType="end"/>
      </w:r>
    </w:p>
    <w:p w14:paraId="00CA7C5A" w14:textId="064F1144" w:rsidR="00363E38" w:rsidRDefault="00363E38" w:rsidP="00363E38">
      <w:pPr>
        <w:rPr>
          <w:rFonts w:ascii="Times New Roman" w:hAnsi="Times New Roman" w:cs="Times New Roman"/>
          <w:b/>
          <w:bCs/>
        </w:rPr>
      </w:pPr>
      <w:r w:rsidRPr="00363E38">
        <w:rPr>
          <w:rFonts w:ascii="Times New Roman" w:hAnsi="Times New Roman" w:cs="Times New Roman" w:hint="eastAsia"/>
          <w:b/>
          <w:bCs/>
        </w:rPr>
        <w:t>F</w:t>
      </w:r>
      <w:r w:rsidRPr="00363E38">
        <w:rPr>
          <w:rFonts w:ascii="Times New Roman" w:hAnsi="Times New Roman" w:cs="Times New Roman"/>
          <w:b/>
          <w:bCs/>
        </w:rPr>
        <w:t>igure S1.1</w:t>
      </w:r>
    </w:p>
    <w:p w14:paraId="22561FCB" w14:textId="77777777" w:rsidR="00363E38" w:rsidRPr="00363E38" w:rsidRDefault="00363E38" w:rsidP="00363E38"/>
    <w:bookmarkEnd w:id="167"/>
    <w:p w14:paraId="447FDA63" w14:textId="30A3F59D" w:rsidR="00114217" w:rsidRPr="00975C28" w:rsidRDefault="00F51388" w:rsidP="00114217">
      <w:pPr>
        <w:rPr>
          <w:rFonts w:ascii="Times New Roman" w:hAnsi="Times New Roman" w:cs="Times New Roman"/>
        </w:rPr>
      </w:pPr>
      <w:r>
        <w:rPr>
          <w:noProof/>
        </w:rPr>
        <w:drawing>
          <wp:inline distT="0" distB="0" distL="0" distR="0" wp14:anchorId="5CA163E4" wp14:editId="60D170D2">
            <wp:extent cx="5274310" cy="1978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533C205A" w14:textId="62C5E434" w:rsidR="00FE42E3" w:rsidRPr="00E94878" w:rsidRDefault="00E94878" w:rsidP="00BD0ACE">
      <w:pPr>
        <w:spacing w:line="480" w:lineRule="auto"/>
        <w:rPr>
          <w:rFonts w:ascii="Times New Roman" w:hAnsi="Times New Roman" w:cs="Times New Roman"/>
        </w:rPr>
      </w:pPr>
      <w:r w:rsidRPr="00E94878">
        <w:rPr>
          <w:rFonts w:ascii="Times New Roman" w:hAnsi="Times New Roman" w:cs="Times New Roman"/>
          <w:i/>
          <w:iCs/>
        </w:rPr>
        <w:t>.</w:t>
      </w: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w:t>
      </w:r>
      <w:r w:rsidR="008C539F">
        <w:rPr>
          <w:rFonts w:ascii="Times New Roman" w:hAnsi="Times New Roman" w:cs="Times New Roman"/>
        </w:rPr>
        <w:t xml:space="preserve">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r>
              <w:rPr>
                <w:rFonts w:ascii="Cambria Math" w:hAnsi="Cambria Math" w:cs="Times New Roman" w:hint="eastAsia"/>
              </w:rPr>
              <m:t>05</m:t>
            </m:r>
          </m:sub>
        </m:sSub>
      </m:oMath>
      <w:r w:rsidR="008C539F">
        <w:rPr>
          <w:rFonts w:ascii="Times New Roman" w:hAnsi="Times New Roman" w:cs="Times New Roman" w:hint="eastAsia"/>
        </w:rPr>
        <w:t>s</w:t>
      </w:r>
      <w:r w:rsidR="008C539F">
        <w:rPr>
          <w:rFonts w:ascii="Times New Roman" w:hAnsi="Times New Roman" w:cs="Times New Roman"/>
        </w:rPr>
        <w:t xml:space="preserve"> were used. (A) </w:t>
      </w:r>
      <m:oMath>
        <m:r>
          <w:rPr>
            <w:rFonts w:ascii="Cambria Math" w:hAnsi="Cambria Math" w:cs="Times New Roman"/>
          </w:rPr>
          <m:t>b=0.1</m:t>
        </m:r>
      </m:oMath>
      <w:r w:rsidR="008C539F">
        <w:rPr>
          <w:rFonts w:ascii="Times New Roman" w:hAnsi="Times New Roman" w:cs="Times New Roman" w:hint="eastAsia"/>
        </w:rPr>
        <w:t>.</w:t>
      </w:r>
      <w:r w:rsidR="008C539F">
        <w:rPr>
          <w:rFonts w:ascii="Times New Roman" w:hAnsi="Times New Roman" w:cs="Times New Roman"/>
        </w:rPr>
        <w:t xml:space="preserve"> (B) </w:t>
      </w:r>
      <m:oMath>
        <m:r>
          <w:rPr>
            <w:rFonts w:ascii="Cambria Math" w:hAnsi="Cambria Math" w:cs="Times New Roman"/>
          </w:rPr>
          <m:t>b=0.5</m:t>
        </m:r>
      </m:oMath>
      <w:r w:rsidR="008C539F">
        <w:rPr>
          <w:rFonts w:ascii="Times New Roman" w:hAnsi="Times New Roman" w:cs="Times New Roman" w:hint="eastAsia"/>
        </w:rPr>
        <w:t>.</w:t>
      </w:r>
    </w:p>
    <w:p w14:paraId="78CAE0C3" w14:textId="0ACE8BFE" w:rsidR="00AD32DC" w:rsidRDefault="00AD32DC" w:rsidP="00CD4232">
      <w:pPr>
        <w:spacing w:line="480" w:lineRule="auto"/>
        <w:jc w:val="center"/>
        <w:rPr>
          <w:rFonts w:ascii="Times New Roman" w:hAnsi="Times New Roman" w:cs="Times New Roman"/>
        </w:rPr>
      </w:pPr>
      <w:r>
        <w:rPr>
          <w:noProof/>
        </w:rPr>
        <w:lastRenderedPageBreak/>
        <w:drawing>
          <wp:inline distT="0" distB="0" distL="0" distR="0" wp14:anchorId="14016B73" wp14:editId="5FE54CCF">
            <wp:extent cx="5274310" cy="52743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665D3E5" w14:textId="7F8D4FBB" w:rsidR="008C539F" w:rsidRPr="00E94878" w:rsidRDefault="008C539F" w:rsidP="008C539F">
      <w:pPr>
        <w:spacing w:line="480" w:lineRule="auto"/>
        <w:rPr>
          <w:rFonts w:ascii="Times New Roman" w:hAnsi="Times New Roman" w:cs="Times New Roman"/>
        </w:rPr>
      </w:pPr>
      <w:r w:rsidRPr="00E94878">
        <w:rPr>
          <w:rFonts w:ascii="Times New Roman" w:hAnsi="Times New Roman" w:cs="Times New Roman" w:hint="eastAsia"/>
          <w:i/>
          <w:iCs/>
        </w:rPr>
        <w:t>F</w:t>
      </w:r>
      <w:r w:rsidRPr="00E94878">
        <w:rPr>
          <w:rFonts w:ascii="Times New Roman" w:hAnsi="Times New Roman" w:cs="Times New Roman"/>
          <w:i/>
          <w:iCs/>
        </w:rPr>
        <w:t>igure S1.</w:t>
      </w:r>
      <w:r>
        <w:rPr>
          <w:rFonts w:ascii="Times New Roman" w:hAnsi="Times New Roman" w:cs="Times New Roman" w:hint="eastAsia"/>
          <w:i/>
          <w:iCs/>
        </w:rPr>
        <w:t>2</w:t>
      </w:r>
      <w:r w:rsidRPr="00E94878">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r>
              <w:rPr>
                <w:rFonts w:ascii="Cambria Math" w:hAnsi="Cambria Math" w:cs="Times New Roman" w:hint="eastAsia"/>
              </w:rPr>
              <m:t>1</m:t>
            </m:r>
          </m:sub>
        </m:sSub>
      </m:oMath>
      <w:r>
        <w:rPr>
          <w:rFonts w:ascii="Times New Roman" w:hAnsi="Times New Roman" w:cs="Times New Roman" w:hint="eastAsia"/>
        </w:rPr>
        <w:t>s</w:t>
      </w:r>
      <w:r>
        <w:rPr>
          <w:rFonts w:ascii="Times New Roman" w:hAnsi="Times New Roman" w:cs="Times New Roman"/>
        </w:rPr>
        <w:t xml:space="preserve"> were used. (A) </w:t>
      </w:r>
      <m:oMath>
        <m:r>
          <w:rPr>
            <w:rFonts w:ascii="Cambria Math" w:hAnsi="Cambria Math" w:cs="Times New Roman"/>
          </w:rPr>
          <m:t>b=0.</m:t>
        </m:r>
        <m:r>
          <w:rPr>
            <w:rFonts w:ascii="Cambria Math" w:hAnsi="Cambria Math" w:cs="Times New Roman" w:hint="eastAsia"/>
          </w:rPr>
          <m:t>05</m:t>
        </m:r>
      </m:oMath>
      <w:r>
        <w:rPr>
          <w:rFonts w:ascii="Times New Roman" w:hAnsi="Times New Roman" w:cs="Times New Roman" w:hint="eastAsia"/>
        </w:rPr>
        <w:t>.</w:t>
      </w:r>
      <w:r>
        <w:rPr>
          <w:rFonts w:ascii="Times New Roman" w:hAnsi="Times New Roman" w:cs="Times New Roman"/>
        </w:rPr>
        <w:t xml:space="preserve"> (B) </w:t>
      </w:r>
      <m:oMath>
        <m:r>
          <w:rPr>
            <w:rFonts w:ascii="Cambria Math" w:hAnsi="Cambria Math" w:cs="Times New Roman"/>
          </w:rPr>
          <m:t>b=0.</m:t>
        </m:r>
        <m:r>
          <w:rPr>
            <w:rFonts w:ascii="Cambria Math" w:hAnsi="Cambria Math" w:cs="Times New Roman" w:hint="eastAsia"/>
          </w:rPr>
          <m:t>1</m:t>
        </m:r>
      </m:oMath>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C) </w:t>
      </w:r>
      <m:oMath>
        <m:r>
          <w:rPr>
            <w:rFonts w:ascii="Cambria Math" w:hAnsi="Cambria Math" w:cs="Times New Roman"/>
          </w:rPr>
          <m:t>b=0.5</m:t>
        </m:r>
      </m:oMath>
      <w:r>
        <w:rPr>
          <w:rFonts w:ascii="Times New Roman" w:hAnsi="Times New Roman" w:cs="Times New Roman" w:hint="eastAsia"/>
        </w:rPr>
        <w:t>.</w:t>
      </w:r>
    </w:p>
    <w:p w14:paraId="30DD46A6" w14:textId="77777777" w:rsidR="008C539F" w:rsidRDefault="008C539F" w:rsidP="00CD4232">
      <w:pPr>
        <w:spacing w:line="480" w:lineRule="auto"/>
        <w:jc w:val="center"/>
        <w:rPr>
          <w:rFonts w:ascii="Times New Roman" w:hAnsi="Times New Roman" w:cs="Times New Roman"/>
        </w:rPr>
      </w:pPr>
    </w:p>
    <w:p w14:paraId="47E641A7" w14:textId="06E71F6F" w:rsidR="00AD32DC" w:rsidRDefault="00AD32DC" w:rsidP="00CD4232">
      <w:pPr>
        <w:spacing w:line="480" w:lineRule="auto"/>
        <w:jc w:val="center"/>
        <w:rPr>
          <w:rFonts w:ascii="Times New Roman" w:hAnsi="Times New Roman" w:cs="Times New Roman"/>
        </w:rPr>
      </w:pPr>
      <w:r>
        <w:rPr>
          <w:noProof/>
        </w:rPr>
        <w:lastRenderedPageBreak/>
        <w:drawing>
          <wp:inline distT="0" distB="0" distL="0" distR="0" wp14:anchorId="0E7813F5" wp14:editId="29ED1263">
            <wp:extent cx="5274310" cy="527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F014C6" w14:textId="6833D16F" w:rsidR="008C539F" w:rsidRPr="00E94878" w:rsidRDefault="008C539F" w:rsidP="008C539F">
      <w:pPr>
        <w:spacing w:line="480" w:lineRule="auto"/>
        <w:rPr>
          <w:rFonts w:ascii="Times New Roman" w:hAnsi="Times New Roman" w:cs="Times New Roman"/>
        </w:rPr>
      </w:pPr>
      <w:r w:rsidRPr="00E94878">
        <w:rPr>
          <w:rFonts w:ascii="Times New Roman" w:hAnsi="Times New Roman" w:cs="Times New Roman" w:hint="eastAsia"/>
          <w:i/>
          <w:iCs/>
        </w:rPr>
        <w:t>F</w:t>
      </w:r>
      <w:r w:rsidRPr="00E94878">
        <w:rPr>
          <w:rFonts w:ascii="Times New Roman" w:hAnsi="Times New Roman" w:cs="Times New Roman"/>
          <w:i/>
          <w:iCs/>
        </w:rPr>
        <w:t>igure S1.</w:t>
      </w:r>
      <w:r>
        <w:rPr>
          <w:rFonts w:ascii="Times New Roman" w:hAnsi="Times New Roman" w:cs="Times New Roman"/>
          <w:i/>
          <w:iCs/>
        </w:rPr>
        <w:t>3</w:t>
      </w:r>
      <w:r w:rsidRPr="00E94878">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0.5</m:t>
            </m:r>
          </m:sub>
        </m:sSub>
      </m:oMath>
      <w:r>
        <w:rPr>
          <w:rFonts w:ascii="Times New Roman" w:hAnsi="Times New Roman" w:cs="Times New Roman" w:hint="eastAsia"/>
        </w:rPr>
        <w:t>s</w:t>
      </w:r>
      <w:r>
        <w:rPr>
          <w:rFonts w:ascii="Times New Roman" w:hAnsi="Times New Roman" w:cs="Times New Roman"/>
        </w:rPr>
        <w:t xml:space="preserve"> were used. (A) </w:t>
      </w:r>
      <m:oMath>
        <m:r>
          <w:rPr>
            <w:rFonts w:ascii="Cambria Math" w:hAnsi="Cambria Math" w:cs="Times New Roman"/>
          </w:rPr>
          <m:t>b=0.</m:t>
        </m:r>
        <m:r>
          <w:rPr>
            <w:rFonts w:ascii="Cambria Math" w:hAnsi="Cambria Math" w:cs="Times New Roman" w:hint="eastAsia"/>
          </w:rPr>
          <m:t>05</m:t>
        </m:r>
      </m:oMath>
      <w:r>
        <w:rPr>
          <w:rFonts w:ascii="Times New Roman" w:hAnsi="Times New Roman" w:cs="Times New Roman" w:hint="eastAsia"/>
        </w:rPr>
        <w:t>.</w:t>
      </w:r>
      <w:r>
        <w:rPr>
          <w:rFonts w:ascii="Times New Roman" w:hAnsi="Times New Roman" w:cs="Times New Roman"/>
        </w:rPr>
        <w:t xml:space="preserve"> (B) </w:t>
      </w:r>
      <m:oMath>
        <m:r>
          <w:rPr>
            <w:rFonts w:ascii="Cambria Math" w:hAnsi="Cambria Math" w:cs="Times New Roman"/>
          </w:rPr>
          <m:t>b=0.</m:t>
        </m:r>
        <m:r>
          <w:rPr>
            <w:rFonts w:ascii="Cambria Math" w:hAnsi="Cambria Math" w:cs="Times New Roman" w:hint="eastAsia"/>
          </w:rPr>
          <m:t>1</m:t>
        </m:r>
      </m:oMath>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C) </w:t>
      </w:r>
      <m:oMath>
        <m:r>
          <w:rPr>
            <w:rFonts w:ascii="Cambria Math" w:hAnsi="Cambria Math" w:cs="Times New Roman"/>
          </w:rPr>
          <m:t>b=0.5</m:t>
        </m:r>
      </m:oMath>
      <w:r>
        <w:rPr>
          <w:rFonts w:ascii="Times New Roman" w:hAnsi="Times New Roman" w:cs="Times New Roman" w:hint="eastAsia"/>
        </w:rPr>
        <w:t>.</w:t>
      </w:r>
    </w:p>
    <w:p w14:paraId="6BAD9307" w14:textId="1ADAC510" w:rsidR="00AD32DC" w:rsidRDefault="00AD32DC" w:rsidP="00CD4232">
      <w:pPr>
        <w:spacing w:line="480" w:lineRule="auto"/>
        <w:jc w:val="center"/>
        <w:rPr>
          <w:rFonts w:ascii="Times New Roman" w:hAnsi="Times New Roman" w:cs="Times New Roman"/>
        </w:rPr>
      </w:pPr>
    </w:p>
    <w:p w14:paraId="55C6A887" w14:textId="26F67588" w:rsidR="00F32135" w:rsidRDefault="00F32135" w:rsidP="00CD4232">
      <w:pPr>
        <w:spacing w:line="480" w:lineRule="auto"/>
        <w:jc w:val="center"/>
        <w:rPr>
          <w:rFonts w:ascii="Times New Roman" w:hAnsi="Times New Roman" w:cs="Times New Roman"/>
        </w:rPr>
      </w:pPr>
      <w:r>
        <w:rPr>
          <w:noProof/>
        </w:rPr>
        <w:lastRenderedPageBreak/>
        <w:drawing>
          <wp:inline distT="0" distB="0" distL="0" distR="0" wp14:anchorId="0FA88AE4" wp14:editId="1118BC18">
            <wp:extent cx="5274310" cy="52743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36612D06" w14:textId="4F1BBD31" w:rsidR="008C539F" w:rsidRPr="00E94878" w:rsidRDefault="008C539F" w:rsidP="008C539F">
      <w:pPr>
        <w:spacing w:line="480" w:lineRule="auto"/>
        <w:rPr>
          <w:rFonts w:ascii="Times New Roman" w:hAnsi="Times New Roman" w:cs="Times New Roman"/>
        </w:rPr>
      </w:pPr>
      <w:r w:rsidRPr="00E94878">
        <w:rPr>
          <w:rFonts w:ascii="Times New Roman" w:hAnsi="Times New Roman" w:cs="Times New Roman" w:hint="eastAsia"/>
          <w:i/>
          <w:iCs/>
        </w:rPr>
        <w:t>F</w:t>
      </w:r>
      <w:r w:rsidRPr="00E94878">
        <w:rPr>
          <w:rFonts w:ascii="Times New Roman" w:hAnsi="Times New Roman" w:cs="Times New Roman"/>
          <w:i/>
          <w:iCs/>
        </w:rPr>
        <w:t>igure S1.</w:t>
      </w:r>
      <w:r>
        <w:rPr>
          <w:rFonts w:ascii="Times New Roman" w:hAnsi="Times New Roman" w:cs="Times New Roman"/>
          <w:i/>
          <w:iCs/>
        </w:rPr>
        <w:t>4</w:t>
      </w:r>
      <w:r w:rsidRPr="00E94878">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hint="eastAsia"/>
              </w:rPr>
              <m:t>1</m:t>
            </m:r>
          </m:sub>
        </m:sSub>
      </m:oMath>
      <w:r>
        <w:rPr>
          <w:rFonts w:ascii="Times New Roman" w:hAnsi="Times New Roman" w:cs="Times New Roman" w:hint="eastAsia"/>
        </w:rPr>
        <w:t>s</w:t>
      </w:r>
      <w:r>
        <w:rPr>
          <w:rFonts w:ascii="Times New Roman" w:hAnsi="Times New Roman" w:cs="Times New Roman"/>
        </w:rPr>
        <w:t xml:space="preserve"> were used. (A) </w:t>
      </w:r>
      <m:oMath>
        <m:r>
          <w:rPr>
            <w:rFonts w:ascii="Cambria Math" w:hAnsi="Cambria Math" w:cs="Times New Roman"/>
          </w:rPr>
          <m:t>b=0.</m:t>
        </m:r>
        <m:r>
          <w:rPr>
            <w:rFonts w:ascii="Cambria Math" w:hAnsi="Cambria Math" w:cs="Times New Roman" w:hint="eastAsia"/>
          </w:rPr>
          <m:t>05</m:t>
        </m:r>
      </m:oMath>
      <w:r>
        <w:rPr>
          <w:rFonts w:ascii="Times New Roman" w:hAnsi="Times New Roman" w:cs="Times New Roman" w:hint="eastAsia"/>
        </w:rPr>
        <w:t>.</w:t>
      </w:r>
      <w:r>
        <w:rPr>
          <w:rFonts w:ascii="Times New Roman" w:hAnsi="Times New Roman" w:cs="Times New Roman"/>
        </w:rPr>
        <w:t xml:space="preserve"> (B) </w:t>
      </w:r>
      <m:oMath>
        <m:r>
          <w:rPr>
            <w:rFonts w:ascii="Cambria Math" w:hAnsi="Cambria Math" w:cs="Times New Roman"/>
          </w:rPr>
          <m:t>b=0.</m:t>
        </m:r>
        <m:r>
          <w:rPr>
            <w:rFonts w:ascii="Cambria Math" w:hAnsi="Cambria Math" w:cs="Times New Roman" w:hint="eastAsia"/>
          </w:rPr>
          <m:t>1</m:t>
        </m:r>
      </m:oMath>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C) </w:t>
      </w:r>
      <m:oMath>
        <m:r>
          <w:rPr>
            <w:rFonts w:ascii="Cambria Math" w:hAnsi="Cambria Math" w:cs="Times New Roman"/>
          </w:rPr>
          <m:t>b=0.5</m:t>
        </m:r>
      </m:oMath>
      <w:r>
        <w:rPr>
          <w:rFonts w:ascii="Times New Roman" w:hAnsi="Times New Roman" w:cs="Times New Roman" w:hint="eastAsia"/>
        </w:rPr>
        <w:t>.</w:t>
      </w:r>
    </w:p>
    <w:p w14:paraId="5807980E" w14:textId="090379CF" w:rsidR="0065636E" w:rsidRDefault="0065636E">
      <w:pPr>
        <w:widowControl w:val="0"/>
        <w:jc w:val="both"/>
        <w:rPr>
          <w:rFonts w:ascii="Times New Roman" w:hAnsi="Times New Roman" w:cs="Times New Roman"/>
        </w:rPr>
      </w:pPr>
      <w:r>
        <w:rPr>
          <w:rFonts w:ascii="Times New Roman" w:hAnsi="Times New Roman" w:cs="Times New Roman"/>
        </w:rPr>
        <w:br w:type="page"/>
      </w:r>
    </w:p>
    <w:p w14:paraId="63D4A718" w14:textId="60577499" w:rsidR="0065636E" w:rsidRPr="000937D6" w:rsidRDefault="0065636E" w:rsidP="000937D6">
      <w:pPr>
        <w:pStyle w:val="2"/>
        <w:rPr>
          <w:rFonts w:ascii="Times New Roman" w:hAnsi="Times New Roman" w:cs="Times New Roman"/>
          <w:sz w:val="24"/>
          <w:szCs w:val="24"/>
        </w:rPr>
      </w:pPr>
      <w:r w:rsidRPr="000937D6">
        <w:rPr>
          <w:rFonts w:ascii="Times New Roman" w:hAnsi="Times New Roman" w:cs="Times New Roman"/>
          <w:sz w:val="24"/>
          <w:szCs w:val="24"/>
        </w:rPr>
        <w:lastRenderedPageBreak/>
        <w:t xml:space="preserve">S2. Assessment of Experiment 4 in </w:t>
      </w:r>
      <w:proofErr w:type="spellStart"/>
      <w:r w:rsidRPr="000937D6">
        <w:rPr>
          <w:rFonts w:ascii="Times New Roman" w:hAnsi="Times New Roman" w:cs="Times New Roman"/>
          <w:sz w:val="24"/>
          <w:szCs w:val="24"/>
        </w:rPr>
        <w:t>Oberauer</w:t>
      </w:r>
      <w:proofErr w:type="spellEnd"/>
      <w:r w:rsidRPr="000937D6">
        <w:rPr>
          <w:rFonts w:ascii="Times New Roman" w:hAnsi="Times New Roman" w:cs="Times New Roman"/>
          <w:sz w:val="24"/>
          <w:szCs w:val="24"/>
        </w:rPr>
        <w:t xml:space="preserve"> &amp; Lin </w:t>
      </w:r>
      <w:r w:rsidRPr="000937D6">
        <w:rPr>
          <w:rFonts w:ascii="Times New Roman" w:hAnsi="Times New Roman" w:cs="Times New Roman"/>
          <w:sz w:val="24"/>
          <w:szCs w:val="24"/>
        </w:rPr>
        <w:fldChar w:fldCharType="begin"/>
      </w:r>
      <w:r w:rsidR="00D46ADA">
        <w:rPr>
          <w:rFonts w:ascii="Times New Roman" w:hAnsi="Times New Roman" w:cs="Times New Roman"/>
          <w:sz w:val="24"/>
          <w:szCs w:val="24"/>
        </w:rPr>
        <w:instrText xml:space="preserve"> ADDIN ZOTERO_ITEM CSL_CITATION {"citationID":"r3VwzIPI","properties":{"formattedCitation":"(Oberauer &amp; Lin, 2017)","plainCitation":"(Oberauer &amp; Lin, 2017)","dontUpdate":true,"noteIndex":0},"citationItems":[{"id":25708,"uris":["http://zotero.org/users/5418352/items/4Y5KRKV9"],"uri":["http://zotero.org/users/5418352/items/4Y5KRKV9"],"itemData":{"id":25708,"type":"article-journal","archive":"Scopus","container-title":"Psychological Review","DOI":"10.1037/rev0000044","issue":"1","note":"tex.ids= oberauerInterferenceModelVisual2017, oberauerInterferenceModelVisual2017a","page":"21-59","title":"An interference model of visual working memory","volume":"124","author":[{"family":"Oberauer","given":"K."},{"family":"Lin","given":"H.-Y."}],"issued":{"date-parts":[["2017"]]},"citation-key":"oberauerInterferenceModelVisual2017"}}],"schema":"https://github.com/citation-style-language/schema/raw/master/csl-citation.json"} </w:instrText>
      </w:r>
      <w:r w:rsidRPr="000937D6">
        <w:rPr>
          <w:rFonts w:ascii="Times New Roman" w:hAnsi="Times New Roman" w:cs="Times New Roman"/>
          <w:sz w:val="24"/>
          <w:szCs w:val="24"/>
        </w:rPr>
        <w:fldChar w:fldCharType="separate"/>
      </w:r>
      <w:r w:rsidRPr="000937D6">
        <w:rPr>
          <w:rFonts w:ascii="Times New Roman" w:hAnsi="Times New Roman" w:cs="Times New Roman"/>
          <w:sz w:val="24"/>
          <w:szCs w:val="24"/>
        </w:rPr>
        <w:t>(2017)</w:t>
      </w:r>
      <w:r w:rsidRPr="000937D6">
        <w:rPr>
          <w:rFonts w:ascii="Times New Roman" w:hAnsi="Times New Roman" w:cs="Times New Roman"/>
          <w:sz w:val="24"/>
          <w:szCs w:val="24"/>
        </w:rPr>
        <w:fldChar w:fldCharType="end"/>
      </w:r>
    </w:p>
    <w:p w14:paraId="6564B730" w14:textId="77777777" w:rsidR="008C539F" w:rsidRPr="00975C28" w:rsidRDefault="008C539F" w:rsidP="00CD4232">
      <w:pPr>
        <w:spacing w:line="480" w:lineRule="auto"/>
        <w:jc w:val="center"/>
        <w:rPr>
          <w:rFonts w:ascii="Times New Roman" w:hAnsi="Times New Roman" w:cs="Times New Roman"/>
        </w:rPr>
      </w:pPr>
    </w:p>
    <w:sectPr w:rsidR="008C539F" w:rsidRPr="00975C28" w:rsidSect="005D60B2">
      <w:headerReference w:type="default" r:id="rId2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iaLi" w:date="2022-01-10T11:33:00Z" w:initials="J">
    <w:p w14:paraId="3D0B2B45" w14:textId="4EB950FA" w:rsidR="00F14CFD" w:rsidRDefault="00F14CFD">
      <w:pPr>
        <w:pStyle w:val="ae"/>
      </w:pPr>
      <w:r>
        <w:rPr>
          <w:rStyle w:val="ad"/>
        </w:rPr>
        <w:annotationRef/>
      </w:r>
      <w:r>
        <w:rPr>
          <w:rFonts w:hint="eastAsia"/>
        </w:rPr>
        <w:t>改</w:t>
      </w:r>
    </w:p>
  </w:comment>
  <w:comment w:id="23" w:author="JiaLi" w:date="2022-01-10T18:21:00Z" w:initials="J">
    <w:p w14:paraId="10E63329" w14:textId="783DF297" w:rsidR="00E2556E" w:rsidRDefault="00E2556E">
      <w:pPr>
        <w:pStyle w:val="ae"/>
      </w:pPr>
      <w:r>
        <w:rPr>
          <w:rStyle w:val="ad"/>
        </w:rPr>
        <w:annotationRef/>
      </w:r>
      <w:r>
        <w:rPr>
          <w:rFonts w:hint="eastAsia"/>
        </w:rPr>
        <w:t>改</w:t>
      </w:r>
    </w:p>
  </w:comment>
  <w:comment w:id="25" w:author="JiaLi" w:date="2022-01-10T18:21:00Z" w:initials="J">
    <w:p w14:paraId="0EA98A90" w14:textId="6FED54DB" w:rsidR="00E2556E" w:rsidRDefault="00E2556E">
      <w:pPr>
        <w:pStyle w:val="ae"/>
      </w:pPr>
      <w:r>
        <w:rPr>
          <w:rStyle w:val="ad"/>
        </w:rPr>
        <w:annotationRef/>
      </w:r>
      <w:r>
        <w:rPr>
          <w:rFonts w:hint="eastAsia"/>
        </w:rPr>
        <w:t>改</w:t>
      </w:r>
    </w:p>
  </w:comment>
  <w:comment w:id="27" w:author="JiaLi" w:date="2022-01-11T00:20:00Z" w:initials="J">
    <w:p w14:paraId="0CF89390" w14:textId="3FA98E24" w:rsidR="008268F1" w:rsidRDefault="008268F1">
      <w:pPr>
        <w:pStyle w:val="ae"/>
      </w:pPr>
      <w:r>
        <w:rPr>
          <w:rStyle w:val="ad"/>
        </w:rPr>
        <w:annotationRef/>
      </w:r>
      <w:r>
        <w:rPr>
          <w:rFonts w:hint="eastAsia"/>
        </w:rPr>
        <w:t>g</w:t>
      </w:r>
      <w:r>
        <w:t>ai</w:t>
      </w:r>
    </w:p>
  </w:comment>
  <w:comment w:id="113" w:author="JiaLi" w:date="2022-01-11T02:19:00Z" w:initials="J">
    <w:p w14:paraId="0FBC04D0" w14:textId="681111E7" w:rsidR="000B056B" w:rsidRDefault="000B056B">
      <w:pPr>
        <w:pStyle w:val="ae"/>
      </w:pPr>
      <w:r>
        <w:rPr>
          <w:rStyle w:val="ad"/>
        </w:rPr>
        <w:annotationRef/>
      </w:r>
      <w:r>
        <w:rPr>
          <w:rFonts w:hint="eastAsia"/>
        </w:rPr>
        <w:t>w</w:t>
      </w:r>
      <w:r>
        <w:t>hich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0B2B45" w15:done="0"/>
  <w15:commentEx w15:paraId="10E63329" w15:done="0"/>
  <w15:commentEx w15:paraId="0EA98A90" w15:done="0"/>
  <w15:commentEx w15:paraId="0CF89390" w15:done="0"/>
  <w15:commentEx w15:paraId="0FBC04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69822" w16cex:dateUtc="2022-01-10T10:33:00Z"/>
  <w16cex:commentExtensible w16cex:durableId="2586F7C7" w16cex:dateUtc="2022-01-10T17:21:00Z"/>
  <w16cex:commentExtensible w16cex:durableId="2586F7BF" w16cex:dateUtc="2022-01-10T17:21:00Z"/>
  <w16cex:commentExtensible w16cex:durableId="25874BC0" w16cex:dateUtc="2022-01-10T23:20:00Z"/>
  <w16cex:commentExtensible w16cex:durableId="258767AD" w16cex:dateUtc="2022-01-11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0B2B45" w16cid:durableId="25869822"/>
  <w16cid:commentId w16cid:paraId="10E63329" w16cid:durableId="2586F7C7"/>
  <w16cid:commentId w16cid:paraId="0EA98A90" w16cid:durableId="2586F7BF"/>
  <w16cid:commentId w16cid:paraId="0CF89390" w16cid:durableId="25874BC0"/>
  <w16cid:commentId w16cid:paraId="0FBC04D0" w16cid:durableId="258767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F1F34" w14:textId="77777777" w:rsidR="003B17D6" w:rsidRDefault="003B17D6" w:rsidP="00F4456B">
      <w:r>
        <w:separator/>
      </w:r>
    </w:p>
  </w:endnote>
  <w:endnote w:type="continuationSeparator" w:id="0">
    <w:p w14:paraId="02EB3276" w14:textId="77777777" w:rsidR="003B17D6" w:rsidRDefault="003B17D6" w:rsidP="00F44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006DB" w14:textId="77777777" w:rsidR="003B17D6" w:rsidRDefault="003B17D6" w:rsidP="00F4456B">
      <w:r>
        <w:separator/>
      </w:r>
    </w:p>
  </w:footnote>
  <w:footnote w:type="continuationSeparator" w:id="0">
    <w:p w14:paraId="4ED0CB67" w14:textId="77777777" w:rsidR="003B17D6" w:rsidRDefault="003B17D6" w:rsidP="00F44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420418"/>
      <w:docPartObj>
        <w:docPartGallery w:val="Page Numbers (Top of Page)"/>
        <w:docPartUnique/>
      </w:docPartObj>
    </w:sdtPr>
    <w:sdtEndPr/>
    <w:sdtContent>
      <w:p w14:paraId="0B3924C6" w14:textId="2136F57F" w:rsidR="005614D0" w:rsidRDefault="005614D0">
        <w:pPr>
          <w:pStyle w:val="a7"/>
          <w:jc w:val="right"/>
        </w:pPr>
        <w:r>
          <w:fldChar w:fldCharType="begin"/>
        </w:r>
        <w:r>
          <w:instrText>PAGE   \* MERGEFORMAT</w:instrText>
        </w:r>
        <w:r>
          <w:fldChar w:fldCharType="separate"/>
        </w:r>
        <w:r>
          <w:rPr>
            <w:lang w:val="zh-CN"/>
          </w:rPr>
          <w:t>2</w:t>
        </w:r>
        <w:r>
          <w:fldChar w:fldCharType="end"/>
        </w:r>
      </w:p>
    </w:sdtContent>
  </w:sdt>
  <w:p w14:paraId="00D5EC9C" w14:textId="77777777" w:rsidR="005614D0" w:rsidRDefault="005614D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1538"/>
    <w:multiLevelType w:val="hybridMultilevel"/>
    <w:tmpl w:val="55783D36"/>
    <w:lvl w:ilvl="0" w:tplc="19063B9C">
      <w:start w:val="1"/>
      <w:numFmt w:val="lowerLetter"/>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 w15:restartNumberingAfterBreak="0">
    <w:nsid w:val="18900A28"/>
    <w:multiLevelType w:val="hybridMultilevel"/>
    <w:tmpl w:val="04D25A26"/>
    <w:lvl w:ilvl="0" w:tplc="FE36F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ED7B3F"/>
    <w:multiLevelType w:val="hybridMultilevel"/>
    <w:tmpl w:val="8C1224C0"/>
    <w:lvl w:ilvl="0" w:tplc="8C3654E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Li">
    <w15:presenceInfo w15:providerId="None" w15:userId="Ji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A5D67"/>
    <w:rsid w:val="00005CFA"/>
    <w:rsid w:val="00005FC4"/>
    <w:rsid w:val="00007256"/>
    <w:rsid w:val="000077ED"/>
    <w:rsid w:val="000126C1"/>
    <w:rsid w:val="00012E14"/>
    <w:rsid w:val="00014EB1"/>
    <w:rsid w:val="0001559B"/>
    <w:rsid w:val="0001588E"/>
    <w:rsid w:val="0002322B"/>
    <w:rsid w:val="00027E6B"/>
    <w:rsid w:val="0003184E"/>
    <w:rsid w:val="00034476"/>
    <w:rsid w:val="00034A9A"/>
    <w:rsid w:val="00037279"/>
    <w:rsid w:val="00037D31"/>
    <w:rsid w:val="00040253"/>
    <w:rsid w:val="0004463C"/>
    <w:rsid w:val="000457E8"/>
    <w:rsid w:val="00052F1B"/>
    <w:rsid w:val="000532FD"/>
    <w:rsid w:val="00056415"/>
    <w:rsid w:val="00057486"/>
    <w:rsid w:val="000619D7"/>
    <w:rsid w:val="00062952"/>
    <w:rsid w:val="00063F04"/>
    <w:rsid w:val="000659F7"/>
    <w:rsid w:val="00067B1F"/>
    <w:rsid w:val="0007416E"/>
    <w:rsid w:val="00074D02"/>
    <w:rsid w:val="00077A78"/>
    <w:rsid w:val="00080F1D"/>
    <w:rsid w:val="00090711"/>
    <w:rsid w:val="00091155"/>
    <w:rsid w:val="000937D6"/>
    <w:rsid w:val="00094672"/>
    <w:rsid w:val="000A1646"/>
    <w:rsid w:val="000A2BE2"/>
    <w:rsid w:val="000A4C46"/>
    <w:rsid w:val="000A753D"/>
    <w:rsid w:val="000B056B"/>
    <w:rsid w:val="000B1196"/>
    <w:rsid w:val="000B4862"/>
    <w:rsid w:val="000B5E20"/>
    <w:rsid w:val="000B7C91"/>
    <w:rsid w:val="000B7F20"/>
    <w:rsid w:val="000C024E"/>
    <w:rsid w:val="000C182C"/>
    <w:rsid w:val="000C51F6"/>
    <w:rsid w:val="000D39A4"/>
    <w:rsid w:val="000D5935"/>
    <w:rsid w:val="000D7242"/>
    <w:rsid w:val="000D73DD"/>
    <w:rsid w:val="000E0B6B"/>
    <w:rsid w:val="000E252F"/>
    <w:rsid w:val="000E6ABC"/>
    <w:rsid w:val="000F05BE"/>
    <w:rsid w:val="000F1955"/>
    <w:rsid w:val="000F35C7"/>
    <w:rsid w:val="000F4171"/>
    <w:rsid w:val="000F57F5"/>
    <w:rsid w:val="000F5B89"/>
    <w:rsid w:val="000F61D1"/>
    <w:rsid w:val="00100FA8"/>
    <w:rsid w:val="001028B5"/>
    <w:rsid w:val="00103F41"/>
    <w:rsid w:val="001065EF"/>
    <w:rsid w:val="0011284E"/>
    <w:rsid w:val="00114217"/>
    <w:rsid w:val="001166C7"/>
    <w:rsid w:val="00116F9B"/>
    <w:rsid w:val="00124990"/>
    <w:rsid w:val="00124E98"/>
    <w:rsid w:val="00131797"/>
    <w:rsid w:val="00132250"/>
    <w:rsid w:val="00132C8E"/>
    <w:rsid w:val="00134308"/>
    <w:rsid w:val="00137901"/>
    <w:rsid w:val="001422A1"/>
    <w:rsid w:val="0014256F"/>
    <w:rsid w:val="001427B1"/>
    <w:rsid w:val="001428AE"/>
    <w:rsid w:val="00145121"/>
    <w:rsid w:val="00147B2E"/>
    <w:rsid w:val="001517F0"/>
    <w:rsid w:val="001560E9"/>
    <w:rsid w:val="00156FE9"/>
    <w:rsid w:val="001601F2"/>
    <w:rsid w:val="001632AA"/>
    <w:rsid w:val="001633E0"/>
    <w:rsid w:val="00167468"/>
    <w:rsid w:val="00167B3E"/>
    <w:rsid w:val="00170477"/>
    <w:rsid w:val="00171DEE"/>
    <w:rsid w:val="001743D3"/>
    <w:rsid w:val="001824C2"/>
    <w:rsid w:val="00184E9E"/>
    <w:rsid w:val="00185FCC"/>
    <w:rsid w:val="00190BFB"/>
    <w:rsid w:val="001912D0"/>
    <w:rsid w:val="00191B24"/>
    <w:rsid w:val="001927A1"/>
    <w:rsid w:val="00194BCE"/>
    <w:rsid w:val="0019509A"/>
    <w:rsid w:val="0019529E"/>
    <w:rsid w:val="001A41C9"/>
    <w:rsid w:val="001A4A99"/>
    <w:rsid w:val="001A7EE6"/>
    <w:rsid w:val="001B1DF9"/>
    <w:rsid w:val="001B3E64"/>
    <w:rsid w:val="001B54D6"/>
    <w:rsid w:val="001B54F3"/>
    <w:rsid w:val="001B77E9"/>
    <w:rsid w:val="001C4400"/>
    <w:rsid w:val="001C75A0"/>
    <w:rsid w:val="001D2D43"/>
    <w:rsid w:val="001D54FB"/>
    <w:rsid w:val="001D7205"/>
    <w:rsid w:val="001D7D37"/>
    <w:rsid w:val="001E0AFA"/>
    <w:rsid w:val="001F14BC"/>
    <w:rsid w:val="001F14EA"/>
    <w:rsid w:val="001F2520"/>
    <w:rsid w:val="001F2DF2"/>
    <w:rsid w:val="001F6B93"/>
    <w:rsid w:val="00200C29"/>
    <w:rsid w:val="00206EC4"/>
    <w:rsid w:val="00213520"/>
    <w:rsid w:val="0021405F"/>
    <w:rsid w:val="002157D7"/>
    <w:rsid w:val="00217106"/>
    <w:rsid w:val="00220825"/>
    <w:rsid w:val="002211AC"/>
    <w:rsid w:val="00221C6D"/>
    <w:rsid w:val="00222272"/>
    <w:rsid w:val="00223210"/>
    <w:rsid w:val="0023359C"/>
    <w:rsid w:val="002371D5"/>
    <w:rsid w:val="00237A28"/>
    <w:rsid w:val="00242635"/>
    <w:rsid w:val="00242ECA"/>
    <w:rsid w:val="002509E2"/>
    <w:rsid w:val="002515A2"/>
    <w:rsid w:val="0025582C"/>
    <w:rsid w:val="00257BAD"/>
    <w:rsid w:val="00260A78"/>
    <w:rsid w:val="00260AE5"/>
    <w:rsid w:val="00260B48"/>
    <w:rsid w:val="002632DE"/>
    <w:rsid w:val="00263413"/>
    <w:rsid w:val="00263B07"/>
    <w:rsid w:val="0026571E"/>
    <w:rsid w:val="002669CA"/>
    <w:rsid w:val="002671D5"/>
    <w:rsid w:val="00270723"/>
    <w:rsid w:val="00271415"/>
    <w:rsid w:val="00272864"/>
    <w:rsid w:val="002745FB"/>
    <w:rsid w:val="0027461C"/>
    <w:rsid w:val="00274F97"/>
    <w:rsid w:val="00276C7C"/>
    <w:rsid w:val="00277983"/>
    <w:rsid w:val="002912FD"/>
    <w:rsid w:val="002940BF"/>
    <w:rsid w:val="0029586D"/>
    <w:rsid w:val="00296928"/>
    <w:rsid w:val="002970DB"/>
    <w:rsid w:val="002A3B46"/>
    <w:rsid w:val="002A4B29"/>
    <w:rsid w:val="002A4D15"/>
    <w:rsid w:val="002A52A5"/>
    <w:rsid w:val="002A53B4"/>
    <w:rsid w:val="002A58E1"/>
    <w:rsid w:val="002B04BE"/>
    <w:rsid w:val="002B35B4"/>
    <w:rsid w:val="002B3B56"/>
    <w:rsid w:val="002B3C3A"/>
    <w:rsid w:val="002B4F24"/>
    <w:rsid w:val="002B7EB4"/>
    <w:rsid w:val="002D6DF5"/>
    <w:rsid w:val="002E361C"/>
    <w:rsid w:val="002E3634"/>
    <w:rsid w:val="002E506F"/>
    <w:rsid w:val="002E53E8"/>
    <w:rsid w:val="002E64D1"/>
    <w:rsid w:val="002E6684"/>
    <w:rsid w:val="002F1D4E"/>
    <w:rsid w:val="002F1FD5"/>
    <w:rsid w:val="00302D26"/>
    <w:rsid w:val="003103F8"/>
    <w:rsid w:val="00313209"/>
    <w:rsid w:val="00327056"/>
    <w:rsid w:val="0033272F"/>
    <w:rsid w:val="003344E3"/>
    <w:rsid w:val="00335249"/>
    <w:rsid w:val="0033625F"/>
    <w:rsid w:val="003370C7"/>
    <w:rsid w:val="00337E44"/>
    <w:rsid w:val="0034027D"/>
    <w:rsid w:val="00354CC3"/>
    <w:rsid w:val="00356CFC"/>
    <w:rsid w:val="003618ED"/>
    <w:rsid w:val="00361B71"/>
    <w:rsid w:val="00362932"/>
    <w:rsid w:val="00363E38"/>
    <w:rsid w:val="00364788"/>
    <w:rsid w:val="0037109E"/>
    <w:rsid w:val="00372EDE"/>
    <w:rsid w:val="00375866"/>
    <w:rsid w:val="00376673"/>
    <w:rsid w:val="003769C8"/>
    <w:rsid w:val="00380AA4"/>
    <w:rsid w:val="00383305"/>
    <w:rsid w:val="00384C36"/>
    <w:rsid w:val="00385127"/>
    <w:rsid w:val="00394BFA"/>
    <w:rsid w:val="00397EEC"/>
    <w:rsid w:val="003A09A9"/>
    <w:rsid w:val="003A3919"/>
    <w:rsid w:val="003A41D8"/>
    <w:rsid w:val="003B141C"/>
    <w:rsid w:val="003B17D6"/>
    <w:rsid w:val="003B25C5"/>
    <w:rsid w:val="003B2ECD"/>
    <w:rsid w:val="003B5CFD"/>
    <w:rsid w:val="003B645D"/>
    <w:rsid w:val="003B7946"/>
    <w:rsid w:val="003D0D30"/>
    <w:rsid w:val="003D3174"/>
    <w:rsid w:val="003D3C11"/>
    <w:rsid w:val="003D74E2"/>
    <w:rsid w:val="003E0960"/>
    <w:rsid w:val="003E15AB"/>
    <w:rsid w:val="003E1F9A"/>
    <w:rsid w:val="003E2A2B"/>
    <w:rsid w:val="003E3B21"/>
    <w:rsid w:val="003F199E"/>
    <w:rsid w:val="003F2325"/>
    <w:rsid w:val="003F47AD"/>
    <w:rsid w:val="003F6BE0"/>
    <w:rsid w:val="003F7C7F"/>
    <w:rsid w:val="00402013"/>
    <w:rsid w:val="00404113"/>
    <w:rsid w:val="00405B87"/>
    <w:rsid w:val="00405F42"/>
    <w:rsid w:val="00406BA3"/>
    <w:rsid w:val="0041073A"/>
    <w:rsid w:val="004123D7"/>
    <w:rsid w:val="00412E2D"/>
    <w:rsid w:val="00413655"/>
    <w:rsid w:val="00414E92"/>
    <w:rsid w:val="004201B6"/>
    <w:rsid w:val="004207E1"/>
    <w:rsid w:val="00424588"/>
    <w:rsid w:val="00426794"/>
    <w:rsid w:val="00430F41"/>
    <w:rsid w:val="004362E8"/>
    <w:rsid w:val="0044223E"/>
    <w:rsid w:val="00444B45"/>
    <w:rsid w:val="00450A77"/>
    <w:rsid w:val="0045510D"/>
    <w:rsid w:val="00456395"/>
    <w:rsid w:val="00456F07"/>
    <w:rsid w:val="0046721F"/>
    <w:rsid w:val="00470BA1"/>
    <w:rsid w:val="00475A92"/>
    <w:rsid w:val="00476B05"/>
    <w:rsid w:val="0048165F"/>
    <w:rsid w:val="00484A3A"/>
    <w:rsid w:val="00486670"/>
    <w:rsid w:val="0048729E"/>
    <w:rsid w:val="00487923"/>
    <w:rsid w:val="004929BA"/>
    <w:rsid w:val="004A120F"/>
    <w:rsid w:val="004A3089"/>
    <w:rsid w:val="004A42D9"/>
    <w:rsid w:val="004A481C"/>
    <w:rsid w:val="004A4B15"/>
    <w:rsid w:val="004A4EE0"/>
    <w:rsid w:val="004A5842"/>
    <w:rsid w:val="004B1B43"/>
    <w:rsid w:val="004B323E"/>
    <w:rsid w:val="004B3C85"/>
    <w:rsid w:val="004B58ED"/>
    <w:rsid w:val="004C0EC7"/>
    <w:rsid w:val="004C1940"/>
    <w:rsid w:val="004C4F18"/>
    <w:rsid w:val="004C7C94"/>
    <w:rsid w:val="004D0A39"/>
    <w:rsid w:val="004D2075"/>
    <w:rsid w:val="004D3867"/>
    <w:rsid w:val="004D5AA9"/>
    <w:rsid w:val="004D6A84"/>
    <w:rsid w:val="004E043B"/>
    <w:rsid w:val="004E1EC6"/>
    <w:rsid w:val="004E3131"/>
    <w:rsid w:val="004E5A24"/>
    <w:rsid w:val="004F00E8"/>
    <w:rsid w:val="004F03A6"/>
    <w:rsid w:val="004F670B"/>
    <w:rsid w:val="004F6D71"/>
    <w:rsid w:val="00500053"/>
    <w:rsid w:val="00502831"/>
    <w:rsid w:val="005042A7"/>
    <w:rsid w:val="005057F5"/>
    <w:rsid w:val="00506125"/>
    <w:rsid w:val="00507C57"/>
    <w:rsid w:val="00517648"/>
    <w:rsid w:val="00523608"/>
    <w:rsid w:val="00524661"/>
    <w:rsid w:val="00530E94"/>
    <w:rsid w:val="005335A4"/>
    <w:rsid w:val="00534D60"/>
    <w:rsid w:val="00536AEB"/>
    <w:rsid w:val="00536E8B"/>
    <w:rsid w:val="005374F6"/>
    <w:rsid w:val="00540079"/>
    <w:rsid w:val="00542452"/>
    <w:rsid w:val="00542F4A"/>
    <w:rsid w:val="00543909"/>
    <w:rsid w:val="00547A91"/>
    <w:rsid w:val="00551A05"/>
    <w:rsid w:val="00551C6D"/>
    <w:rsid w:val="00551CC4"/>
    <w:rsid w:val="00551F41"/>
    <w:rsid w:val="00556FB3"/>
    <w:rsid w:val="00557406"/>
    <w:rsid w:val="005614D0"/>
    <w:rsid w:val="00564127"/>
    <w:rsid w:val="00565D8E"/>
    <w:rsid w:val="00566F73"/>
    <w:rsid w:val="00567586"/>
    <w:rsid w:val="00570F43"/>
    <w:rsid w:val="00573D0E"/>
    <w:rsid w:val="0057572F"/>
    <w:rsid w:val="0057692E"/>
    <w:rsid w:val="0057798E"/>
    <w:rsid w:val="00580145"/>
    <w:rsid w:val="0059486C"/>
    <w:rsid w:val="005979D4"/>
    <w:rsid w:val="005A22A8"/>
    <w:rsid w:val="005A26F3"/>
    <w:rsid w:val="005A6D05"/>
    <w:rsid w:val="005A703F"/>
    <w:rsid w:val="005A7E4F"/>
    <w:rsid w:val="005B5E45"/>
    <w:rsid w:val="005C00BD"/>
    <w:rsid w:val="005C1102"/>
    <w:rsid w:val="005C145F"/>
    <w:rsid w:val="005C50C2"/>
    <w:rsid w:val="005C5663"/>
    <w:rsid w:val="005C5ECB"/>
    <w:rsid w:val="005C697C"/>
    <w:rsid w:val="005D031F"/>
    <w:rsid w:val="005D0454"/>
    <w:rsid w:val="005D0E01"/>
    <w:rsid w:val="005D60B2"/>
    <w:rsid w:val="005D75C1"/>
    <w:rsid w:val="005E0D85"/>
    <w:rsid w:val="005E1019"/>
    <w:rsid w:val="005E1BC4"/>
    <w:rsid w:val="005E1DF3"/>
    <w:rsid w:val="005E1FC3"/>
    <w:rsid w:val="005E20A2"/>
    <w:rsid w:val="005E2DDC"/>
    <w:rsid w:val="005E3498"/>
    <w:rsid w:val="005E4894"/>
    <w:rsid w:val="005E5239"/>
    <w:rsid w:val="005E63D2"/>
    <w:rsid w:val="005E64EA"/>
    <w:rsid w:val="005E6534"/>
    <w:rsid w:val="005E7BCB"/>
    <w:rsid w:val="005F0020"/>
    <w:rsid w:val="005F1645"/>
    <w:rsid w:val="005F5F43"/>
    <w:rsid w:val="005F7BFB"/>
    <w:rsid w:val="00601FBC"/>
    <w:rsid w:val="00602CB2"/>
    <w:rsid w:val="00606F6D"/>
    <w:rsid w:val="00614085"/>
    <w:rsid w:val="00614858"/>
    <w:rsid w:val="00621412"/>
    <w:rsid w:val="0062483A"/>
    <w:rsid w:val="00630D82"/>
    <w:rsid w:val="0063278D"/>
    <w:rsid w:val="006347F8"/>
    <w:rsid w:val="0063573F"/>
    <w:rsid w:val="00635858"/>
    <w:rsid w:val="00644A24"/>
    <w:rsid w:val="00645128"/>
    <w:rsid w:val="00646E2F"/>
    <w:rsid w:val="00647C90"/>
    <w:rsid w:val="006524C5"/>
    <w:rsid w:val="0065418B"/>
    <w:rsid w:val="00655CA3"/>
    <w:rsid w:val="0065636E"/>
    <w:rsid w:val="0065664B"/>
    <w:rsid w:val="00667735"/>
    <w:rsid w:val="00667FD6"/>
    <w:rsid w:val="00673072"/>
    <w:rsid w:val="00673215"/>
    <w:rsid w:val="006732A6"/>
    <w:rsid w:val="00675DF7"/>
    <w:rsid w:val="00683269"/>
    <w:rsid w:val="00687785"/>
    <w:rsid w:val="00690043"/>
    <w:rsid w:val="00691D60"/>
    <w:rsid w:val="00693709"/>
    <w:rsid w:val="006963DD"/>
    <w:rsid w:val="006A23F0"/>
    <w:rsid w:val="006A4029"/>
    <w:rsid w:val="006A452E"/>
    <w:rsid w:val="006A4811"/>
    <w:rsid w:val="006A5EB1"/>
    <w:rsid w:val="006C0396"/>
    <w:rsid w:val="006C14D5"/>
    <w:rsid w:val="006C193F"/>
    <w:rsid w:val="006C34B8"/>
    <w:rsid w:val="006C37ED"/>
    <w:rsid w:val="006C4222"/>
    <w:rsid w:val="006C56E9"/>
    <w:rsid w:val="006D0EDB"/>
    <w:rsid w:val="006D243F"/>
    <w:rsid w:val="006D3CDF"/>
    <w:rsid w:val="006D51D8"/>
    <w:rsid w:val="006D6232"/>
    <w:rsid w:val="006E2685"/>
    <w:rsid w:val="006E4F23"/>
    <w:rsid w:val="006E6509"/>
    <w:rsid w:val="006E71CB"/>
    <w:rsid w:val="006F28DB"/>
    <w:rsid w:val="006F7027"/>
    <w:rsid w:val="007004A1"/>
    <w:rsid w:val="00700FF2"/>
    <w:rsid w:val="00702373"/>
    <w:rsid w:val="007050C5"/>
    <w:rsid w:val="00706272"/>
    <w:rsid w:val="007079DE"/>
    <w:rsid w:val="007130FC"/>
    <w:rsid w:val="007163B9"/>
    <w:rsid w:val="00717777"/>
    <w:rsid w:val="00720236"/>
    <w:rsid w:val="00720F48"/>
    <w:rsid w:val="007210A3"/>
    <w:rsid w:val="00722924"/>
    <w:rsid w:val="00726C38"/>
    <w:rsid w:val="007310F5"/>
    <w:rsid w:val="007322A8"/>
    <w:rsid w:val="00732EF9"/>
    <w:rsid w:val="00734344"/>
    <w:rsid w:val="00735B51"/>
    <w:rsid w:val="007365B1"/>
    <w:rsid w:val="00736CB5"/>
    <w:rsid w:val="00743298"/>
    <w:rsid w:val="0074413F"/>
    <w:rsid w:val="00747BAC"/>
    <w:rsid w:val="007503FE"/>
    <w:rsid w:val="00751B23"/>
    <w:rsid w:val="007526C7"/>
    <w:rsid w:val="00757231"/>
    <w:rsid w:val="007617B5"/>
    <w:rsid w:val="007665E7"/>
    <w:rsid w:val="00767476"/>
    <w:rsid w:val="007676F9"/>
    <w:rsid w:val="00767D3B"/>
    <w:rsid w:val="0077027B"/>
    <w:rsid w:val="007717EA"/>
    <w:rsid w:val="00772538"/>
    <w:rsid w:val="00772BA0"/>
    <w:rsid w:val="00777E33"/>
    <w:rsid w:val="00784608"/>
    <w:rsid w:val="00787CDA"/>
    <w:rsid w:val="00790C12"/>
    <w:rsid w:val="00791C24"/>
    <w:rsid w:val="0079432E"/>
    <w:rsid w:val="00794752"/>
    <w:rsid w:val="00794BEF"/>
    <w:rsid w:val="007966D3"/>
    <w:rsid w:val="007A0FA6"/>
    <w:rsid w:val="007A1FCB"/>
    <w:rsid w:val="007A6D50"/>
    <w:rsid w:val="007B3D62"/>
    <w:rsid w:val="007B63CD"/>
    <w:rsid w:val="007C1722"/>
    <w:rsid w:val="007C6A8E"/>
    <w:rsid w:val="007D0918"/>
    <w:rsid w:val="007D0E89"/>
    <w:rsid w:val="007D2377"/>
    <w:rsid w:val="007D3267"/>
    <w:rsid w:val="007D456C"/>
    <w:rsid w:val="007E2AE8"/>
    <w:rsid w:val="007E47D2"/>
    <w:rsid w:val="007E4D86"/>
    <w:rsid w:val="007E7773"/>
    <w:rsid w:val="007F4844"/>
    <w:rsid w:val="007F5C04"/>
    <w:rsid w:val="007F783A"/>
    <w:rsid w:val="0080256F"/>
    <w:rsid w:val="00802C3F"/>
    <w:rsid w:val="008150E7"/>
    <w:rsid w:val="00817E5D"/>
    <w:rsid w:val="00821678"/>
    <w:rsid w:val="00822A5E"/>
    <w:rsid w:val="00825175"/>
    <w:rsid w:val="00825508"/>
    <w:rsid w:val="008268F1"/>
    <w:rsid w:val="00833C70"/>
    <w:rsid w:val="00835848"/>
    <w:rsid w:val="008365BA"/>
    <w:rsid w:val="0083768E"/>
    <w:rsid w:val="00841E2C"/>
    <w:rsid w:val="00842699"/>
    <w:rsid w:val="00845A2F"/>
    <w:rsid w:val="00851E74"/>
    <w:rsid w:val="00852324"/>
    <w:rsid w:val="00852CC0"/>
    <w:rsid w:val="0085352C"/>
    <w:rsid w:val="00853C36"/>
    <w:rsid w:val="008552E4"/>
    <w:rsid w:val="00861AD3"/>
    <w:rsid w:val="00865234"/>
    <w:rsid w:val="00866D1D"/>
    <w:rsid w:val="0087618B"/>
    <w:rsid w:val="00880292"/>
    <w:rsid w:val="00880E40"/>
    <w:rsid w:val="0088515D"/>
    <w:rsid w:val="008856BD"/>
    <w:rsid w:val="00887C40"/>
    <w:rsid w:val="0089363B"/>
    <w:rsid w:val="008974E2"/>
    <w:rsid w:val="00897A2D"/>
    <w:rsid w:val="008A263B"/>
    <w:rsid w:val="008A2A60"/>
    <w:rsid w:val="008A34A7"/>
    <w:rsid w:val="008A43C7"/>
    <w:rsid w:val="008B246B"/>
    <w:rsid w:val="008B289B"/>
    <w:rsid w:val="008B3B72"/>
    <w:rsid w:val="008B569E"/>
    <w:rsid w:val="008B7FCC"/>
    <w:rsid w:val="008C26EF"/>
    <w:rsid w:val="008C2943"/>
    <w:rsid w:val="008C3E96"/>
    <w:rsid w:val="008C539F"/>
    <w:rsid w:val="008C5D96"/>
    <w:rsid w:val="008C61B3"/>
    <w:rsid w:val="008C645A"/>
    <w:rsid w:val="008C74FD"/>
    <w:rsid w:val="008D17C2"/>
    <w:rsid w:val="008D2381"/>
    <w:rsid w:val="008D496D"/>
    <w:rsid w:val="008D5353"/>
    <w:rsid w:val="008D56B7"/>
    <w:rsid w:val="008D6B1C"/>
    <w:rsid w:val="008D7308"/>
    <w:rsid w:val="008E00CF"/>
    <w:rsid w:val="008E1602"/>
    <w:rsid w:val="008E2B22"/>
    <w:rsid w:val="008E3C0B"/>
    <w:rsid w:val="008E4F7C"/>
    <w:rsid w:val="008F0C5C"/>
    <w:rsid w:val="008F1950"/>
    <w:rsid w:val="008F6D8E"/>
    <w:rsid w:val="0090137E"/>
    <w:rsid w:val="00907115"/>
    <w:rsid w:val="0091790E"/>
    <w:rsid w:val="0092192C"/>
    <w:rsid w:val="00921F62"/>
    <w:rsid w:val="0092247B"/>
    <w:rsid w:val="00923561"/>
    <w:rsid w:val="009274AB"/>
    <w:rsid w:val="00927575"/>
    <w:rsid w:val="009305B3"/>
    <w:rsid w:val="00931170"/>
    <w:rsid w:val="00932572"/>
    <w:rsid w:val="00935C1B"/>
    <w:rsid w:val="00942AAC"/>
    <w:rsid w:val="009468BB"/>
    <w:rsid w:val="00950516"/>
    <w:rsid w:val="009576C3"/>
    <w:rsid w:val="00963655"/>
    <w:rsid w:val="00965E28"/>
    <w:rsid w:val="00972A90"/>
    <w:rsid w:val="009740A0"/>
    <w:rsid w:val="00975C28"/>
    <w:rsid w:val="00980E12"/>
    <w:rsid w:val="00981DBD"/>
    <w:rsid w:val="009859F9"/>
    <w:rsid w:val="00985CC9"/>
    <w:rsid w:val="009860F1"/>
    <w:rsid w:val="00990541"/>
    <w:rsid w:val="00995D0C"/>
    <w:rsid w:val="009A0513"/>
    <w:rsid w:val="009A2C08"/>
    <w:rsid w:val="009A3708"/>
    <w:rsid w:val="009A5C18"/>
    <w:rsid w:val="009A71F5"/>
    <w:rsid w:val="009B2A4C"/>
    <w:rsid w:val="009B2B3F"/>
    <w:rsid w:val="009B6468"/>
    <w:rsid w:val="009B6902"/>
    <w:rsid w:val="009B7948"/>
    <w:rsid w:val="009C3804"/>
    <w:rsid w:val="009C3F00"/>
    <w:rsid w:val="009C47B1"/>
    <w:rsid w:val="009C597C"/>
    <w:rsid w:val="009C6881"/>
    <w:rsid w:val="009C732C"/>
    <w:rsid w:val="009D1FC5"/>
    <w:rsid w:val="009D2C9D"/>
    <w:rsid w:val="009D32BF"/>
    <w:rsid w:val="009D3B9F"/>
    <w:rsid w:val="009D5C40"/>
    <w:rsid w:val="009D638D"/>
    <w:rsid w:val="009E2E3C"/>
    <w:rsid w:val="009E34E2"/>
    <w:rsid w:val="009E40BC"/>
    <w:rsid w:val="009E45D7"/>
    <w:rsid w:val="009E5456"/>
    <w:rsid w:val="009F1D62"/>
    <w:rsid w:val="009F2DC3"/>
    <w:rsid w:val="009F52FB"/>
    <w:rsid w:val="009F7E66"/>
    <w:rsid w:val="00A07FAD"/>
    <w:rsid w:val="00A15464"/>
    <w:rsid w:val="00A165E3"/>
    <w:rsid w:val="00A171C3"/>
    <w:rsid w:val="00A20B23"/>
    <w:rsid w:val="00A20E2C"/>
    <w:rsid w:val="00A2650C"/>
    <w:rsid w:val="00A305EA"/>
    <w:rsid w:val="00A30CCE"/>
    <w:rsid w:val="00A33955"/>
    <w:rsid w:val="00A37E55"/>
    <w:rsid w:val="00A4349B"/>
    <w:rsid w:val="00A44E73"/>
    <w:rsid w:val="00A613E1"/>
    <w:rsid w:val="00A61903"/>
    <w:rsid w:val="00A61B1B"/>
    <w:rsid w:val="00A61CF6"/>
    <w:rsid w:val="00A70944"/>
    <w:rsid w:val="00A7162F"/>
    <w:rsid w:val="00A747DA"/>
    <w:rsid w:val="00A775C9"/>
    <w:rsid w:val="00A80687"/>
    <w:rsid w:val="00A86A85"/>
    <w:rsid w:val="00A913C0"/>
    <w:rsid w:val="00A91FDE"/>
    <w:rsid w:val="00A9201A"/>
    <w:rsid w:val="00AA1448"/>
    <w:rsid w:val="00AA395F"/>
    <w:rsid w:val="00AA5DB9"/>
    <w:rsid w:val="00AB0C24"/>
    <w:rsid w:val="00AB55BC"/>
    <w:rsid w:val="00AB648D"/>
    <w:rsid w:val="00AC07E7"/>
    <w:rsid w:val="00AC3A82"/>
    <w:rsid w:val="00AD1081"/>
    <w:rsid w:val="00AD2327"/>
    <w:rsid w:val="00AD271B"/>
    <w:rsid w:val="00AD32B3"/>
    <w:rsid w:val="00AD32DC"/>
    <w:rsid w:val="00AE0A95"/>
    <w:rsid w:val="00AE1EC9"/>
    <w:rsid w:val="00AE252D"/>
    <w:rsid w:val="00AE2BD7"/>
    <w:rsid w:val="00AE4305"/>
    <w:rsid w:val="00AE503C"/>
    <w:rsid w:val="00AE6656"/>
    <w:rsid w:val="00AE75B1"/>
    <w:rsid w:val="00AF0D41"/>
    <w:rsid w:val="00AF1DB5"/>
    <w:rsid w:val="00AF2D2A"/>
    <w:rsid w:val="00AF37B8"/>
    <w:rsid w:val="00AF57A4"/>
    <w:rsid w:val="00AF6A22"/>
    <w:rsid w:val="00AF7BAA"/>
    <w:rsid w:val="00B051A2"/>
    <w:rsid w:val="00B06EB1"/>
    <w:rsid w:val="00B1033E"/>
    <w:rsid w:val="00B10435"/>
    <w:rsid w:val="00B11E5A"/>
    <w:rsid w:val="00B17195"/>
    <w:rsid w:val="00B2330D"/>
    <w:rsid w:val="00B23F81"/>
    <w:rsid w:val="00B32A32"/>
    <w:rsid w:val="00B34D70"/>
    <w:rsid w:val="00B3761A"/>
    <w:rsid w:val="00B41780"/>
    <w:rsid w:val="00B434D1"/>
    <w:rsid w:val="00B435FD"/>
    <w:rsid w:val="00B43EF5"/>
    <w:rsid w:val="00B44852"/>
    <w:rsid w:val="00B46519"/>
    <w:rsid w:val="00B47922"/>
    <w:rsid w:val="00B500E4"/>
    <w:rsid w:val="00B51094"/>
    <w:rsid w:val="00B51FED"/>
    <w:rsid w:val="00B54B53"/>
    <w:rsid w:val="00B5730D"/>
    <w:rsid w:val="00B63A7D"/>
    <w:rsid w:val="00B64EAC"/>
    <w:rsid w:val="00B65F69"/>
    <w:rsid w:val="00B73CF3"/>
    <w:rsid w:val="00B74494"/>
    <w:rsid w:val="00B83BE4"/>
    <w:rsid w:val="00B840BF"/>
    <w:rsid w:val="00B87476"/>
    <w:rsid w:val="00B87ACD"/>
    <w:rsid w:val="00B9049E"/>
    <w:rsid w:val="00B91199"/>
    <w:rsid w:val="00B9170C"/>
    <w:rsid w:val="00B936E0"/>
    <w:rsid w:val="00B941A8"/>
    <w:rsid w:val="00B95952"/>
    <w:rsid w:val="00B97989"/>
    <w:rsid w:val="00BA058E"/>
    <w:rsid w:val="00BA3D4E"/>
    <w:rsid w:val="00BA473B"/>
    <w:rsid w:val="00BA789A"/>
    <w:rsid w:val="00BB2372"/>
    <w:rsid w:val="00BB3838"/>
    <w:rsid w:val="00BB6746"/>
    <w:rsid w:val="00BC027B"/>
    <w:rsid w:val="00BC09A4"/>
    <w:rsid w:val="00BC1B59"/>
    <w:rsid w:val="00BC4406"/>
    <w:rsid w:val="00BC45A5"/>
    <w:rsid w:val="00BC68EF"/>
    <w:rsid w:val="00BC7152"/>
    <w:rsid w:val="00BD05AB"/>
    <w:rsid w:val="00BD0ACE"/>
    <w:rsid w:val="00BD1598"/>
    <w:rsid w:val="00BD34A4"/>
    <w:rsid w:val="00BD3E60"/>
    <w:rsid w:val="00BD3E7F"/>
    <w:rsid w:val="00BD4E05"/>
    <w:rsid w:val="00BF0988"/>
    <w:rsid w:val="00BF0CF2"/>
    <w:rsid w:val="00BF3057"/>
    <w:rsid w:val="00BF376F"/>
    <w:rsid w:val="00BF4ADF"/>
    <w:rsid w:val="00BF562D"/>
    <w:rsid w:val="00C00FEA"/>
    <w:rsid w:val="00C04802"/>
    <w:rsid w:val="00C04C32"/>
    <w:rsid w:val="00C04EDA"/>
    <w:rsid w:val="00C070AB"/>
    <w:rsid w:val="00C074CC"/>
    <w:rsid w:val="00C1574A"/>
    <w:rsid w:val="00C158F9"/>
    <w:rsid w:val="00C15A02"/>
    <w:rsid w:val="00C17A3E"/>
    <w:rsid w:val="00C21375"/>
    <w:rsid w:val="00C22AA1"/>
    <w:rsid w:val="00C22DBD"/>
    <w:rsid w:val="00C2776D"/>
    <w:rsid w:val="00C3340A"/>
    <w:rsid w:val="00C35183"/>
    <w:rsid w:val="00C36D93"/>
    <w:rsid w:val="00C3727F"/>
    <w:rsid w:val="00C374B8"/>
    <w:rsid w:val="00C42591"/>
    <w:rsid w:val="00C43764"/>
    <w:rsid w:val="00C444B1"/>
    <w:rsid w:val="00C47DEB"/>
    <w:rsid w:val="00C54739"/>
    <w:rsid w:val="00C55635"/>
    <w:rsid w:val="00C63B8C"/>
    <w:rsid w:val="00C64C39"/>
    <w:rsid w:val="00C650D6"/>
    <w:rsid w:val="00C76195"/>
    <w:rsid w:val="00C76212"/>
    <w:rsid w:val="00C81F6D"/>
    <w:rsid w:val="00C826AE"/>
    <w:rsid w:val="00C848D5"/>
    <w:rsid w:val="00C911BC"/>
    <w:rsid w:val="00C9228D"/>
    <w:rsid w:val="00C92863"/>
    <w:rsid w:val="00C92AB0"/>
    <w:rsid w:val="00C92D1E"/>
    <w:rsid w:val="00C92E1A"/>
    <w:rsid w:val="00C93BD7"/>
    <w:rsid w:val="00C94ADF"/>
    <w:rsid w:val="00C95B16"/>
    <w:rsid w:val="00C964D1"/>
    <w:rsid w:val="00C965AE"/>
    <w:rsid w:val="00C9764E"/>
    <w:rsid w:val="00CA2DE4"/>
    <w:rsid w:val="00CA462A"/>
    <w:rsid w:val="00CA5716"/>
    <w:rsid w:val="00CA72C0"/>
    <w:rsid w:val="00CA7764"/>
    <w:rsid w:val="00CB14F7"/>
    <w:rsid w:val="00CB56B0"/>
    <w:rsid w:val="00CB697A"/>
    <w:rsid w:val="00CC33A4"/>
    <w:rsid w:val="00CC49AB"/>
    <w:rsid w:val="00CC7E39"/>
    <w:rsid w:val="00CC7FCA"/>
    <w:rsid w:val="00CD4232"/>
    <w:rsid w:val="00CE2714"/>
    <w:rsid w:val="00CE4313"/>
    <w:rsid w:val="00CE4A75"/>
    <w:rsid w:val="00CF0731"/>
    <w:rsid w:val="00CF703C"/>
    <w:rsid w:val="00CF7C13"/>
    <w:rsid w:val="00CF7E9C"/>
    <w:rsid w:val="00D00C59"/>
    <w:rsid w:val="00D01F4A"/>
    <w:rsid w:val="00D13E24"/>
    <w:rsid w:val="00D15F14"/>
    <w:rsid w:val="00D16DD5"/>
    <w:rsid w:val="00D21440"/>
    <w:rsid w:val="00D22877"/>
    <w:rsid w:val="00D23D34"/>
    <w:rsid w:val="00D2410B"/>
    <w:rsid w:val="00D25408"/>
    <w:rsid w:val="00D269D2"/>
    <w:rsid w:val="00D26E96"/>
    <w:rsid w:val="00D275FC"/>
    <w:rsid w:val="00D27709"/>
    <w:rsid w:val="00D301EA"/>
    <w:rsid w:val="00D30CBD"/>
    <w:rsid w:val="00D320A8"/>
    <w:rsid w:val="00D355E0"/>
    <w:rsid w:val="00D4092E"/>
    <w:rsid w:val="00D41968"/>
    <w:rsid w:val="00D41FB8"/>
    <w:rsid w:val="00D42712"/>
    <w:rsid w:val="00D428F0"/>
    <w:rsid w:val="00D42EEB"/>
    <w:rsid w:val="00D45503"/>
    <w:rsid w:val="00D46ADA"/>
    <w:rsid w:val="00D51338"/>
    <w:rsid w:val="00D5771C"/>
    <w:rsid w:val="00D603FC"/>
    <w:rsid w:val="00D60816"/>
    <w:rsid w:val="00D62B41"/>
    <w:rsid w:val="00D67E66"/>
    <w:rsid w:val="00D72B6F"/>
    <w:rsid w:val="00D74B1B"/>
    <w:rsid w:val="00D75607"/>
    <w:rsid w:val="00D75C4C"/>
    <w:rsid w:val="00D840DD"/>
    <w:rsid w:val="00D90DC7"/>
    <w:rsid w:val="00D92F8F"/>
    <w:rsid w:val="00D95C66"/>
    <w:rsid w:val="00D95F2D"/>
    <w:rsid w:val="00D97767"/>
    <w:rsid w:val="00D97ED7"/>
    <w:rsid w:val="00DA2405"/>
    <w:rsid w:val="00DA4184"/>
    <w:rsid w:val="00DA5D67"/>
    <w:rsid w:val="00DA6515"/>
    <w:rsid w:val="00DA7FE0"/>
    <w:rsid w:val="00DB3307"/>
    <w:rsid w:val="00DB4F86"/>
    <w:rsid w:val="00DB6413"/>
    <w:rsid w:val="00DC1B63"/>
    <w:rsid w:val="00DC35B7"/>
    <w:rsid w:val="00DC6A5F"/>
    <w:rsid w:val="00DC7E4B"/>
    <w:rsid w:val="00DC7F99"/>
    <w:rsid w:val="00DD013F"/>
    <w:rsid w:val="00DD11AA"/>
    <w:rsid w:val="00DD26B4"/>
    <w:rsid w:val="00DD53B7"/>
    <w:rsid w:val="00DD5889"/>
    <w:rsid w:val="00DD591E"/>
    <w:rsid w:val="00DD645B"/>
    <w:rsid w:val="00DD6989"/>
    <w:rsid w:val="00DE2DAC"/>
    <w:rsid w:val="00DF4D6C"/>
    <w:rsid w:val="00E01737"/>
    <w:rsid w:val="00E02A72"/>
    <w:rsid w:val="00E039C1"/>
    <w:rsid w:val="00E065DA"/>
    <w:rsid w:val="00E067C3"/>
    <w:rsid w:val="00E13184"/>
    <w:rsid w:val="00E206D9"/>
    <w:rsid w:val="00E22B45"/>
    <w:rsid w:val="00E2412A"/>
    <w:rsid w:val="00E24499"/>
    <w:rsid w:val="00E24727"/>
    <w:rsid w:val="00E2556E"/>
    <w:rsid w:val="00E258D3"/>
    <w:rsid w:val="00E30847"/>
    <w:rsid w:val="00E309F1"/>
    <w:rsid w:val="00E30D4B"/>
    <w:rsid w:val="00E31447"/>
    <w:rsid w:val="00E33C47"/>
    <w:rsid w:val="00E409B5"/>
    <w:rsid w:val="00E40A30"/>
    <w:rsid w:val="00E427E0"/>
    <w:rsid w:val="00E4354C"/>
    <w:rsid w:val="00E469F8"/>
    <w:rsid w:val="00E5138A"/>
    <w:rsid w:val="00E51F86"/>
    <w:rsid w:val="00E55A53"/>
    <w:rsid w:val="00E5715A"/>
    <w:rsid w:val="00E6063C"/>
    <w:rsid w:val="00E672A4"/>
    <w:rsid w:val="00E67F8D"/>
    <w:rsid w:val="00E70198"/>
    <w:rsid w:val="00E70335"/>
    <w:rsid w:val="00E71A88"/>
    <w:rsid w:val="00E72A57"/>
    <w:rsid w:val="00E76163"/>
    <w:rsid w:val="00E77966"/>
    <w:rsid w:val="00E8533E"/>
    <w:rsid w:val="00E91505"/>
    <w:rsid w:val="00E94878"/>
    <w:rsid w:val="00E95488"/>
    <w:rsid w:val="00EB1B94"/>
    <w:rsid w:val="00EB4B16"/>
    <w:rsid w:val="00EB5C77"/>
    <w:rsid w:val="00EB6182"/>
    <w:rsid w:val="00EC0A53"/>
    <w:rsid w:val="00EC137C"/>
    <w:rsid w:val="00EC1FDB"/>
    <w:rsid w:val="00EC3797"/>
    <w:rsid w:val="00EC5FEF"/>
    <w:rsid w:val="00EC6BAB"/>
    <w:rsid w:val="00EC7B4A"/>
    <w:rsid w:val="00ED0080"/>
    <w:rsid w:val="00ED01B7"/>
    <w:rsid w:val="00ED08DD"/>
    <w:rsid w:val="00ED177E"/>
    <w:rsid w:val="00ED2D1C"/>
    <w:rsid w:val="00ED5937"/>
    <w:rsid w:val="00ED6EA6"/>
    <w:rsid w:val="00EE0959"/>
    <w:rsid w:val="00EE3C01"/>
    <w:rsid w:val="00EF06F8"/>
    <w:rsid w:val="00EF1BC8"/>
    <w:rsid w:val="00EF2AC2"/>
    <w:rsid w:val="00EF501E"/>
    <w:rsid w:val="00F01712"/>
    <w:rsid w:val="00F042F3"/>
    <w:rsid w:val="00F0512C"/>
    <w:rsid w:val="00F07F8F"/>
    <w:rsid w:val="00F12CA2"/>
    <w:rsid w:val="00F14322"/>
    <w:rsid w:val="00F1462B"/>
    <w:rsid w:val="00F14CFD"/>
    <w:rsid w:val="00F1535E"/>
    <w:rsid w:val="00F15AF3"/>
    <w:rsid w:val="00F15D2E"/>
    <w:rsid w:val="00F212B0"/>
    <w:rsid w:val="00F21483"/>
    <w:rsid w:val="00F21A7B"/>
    <w:rsid w:val="00F2290B"/>
    <w:rsid w:val="00F2367C"/>
    <w:rsid w:val="00F3033A"/>
    <w:rsid w:val="00F31421"/>
    <w:rsid w:val="00F32135"/>
    <w:rsid w:val="00F33F6B"/>
    <w:rsid w:val="00F3546B"/>
    <w:rsid w:val="00F3646C"/>
    <w:rsid w:val="00F4456B"/>
    <w:rsid w:val="00F47185"/>
    <w:rsid w:val="00F51388"/>
    <w:rsid w:val="00F52B71"/>
    <w:rsid w:val="00F57DF2"/>
    <w:rsid w:val="00F636E7"/>
    <w:rsid w:val="00F638E2"/>
    <w:rsid w:val="00F6502E"/>
    <w:rsid w:val="00F6741B"/>
    <w:rsid w:val="00F709C3"/>
    <w:rsid w:val="00F764F8"/>
    <w:rsid w:val="00F769B1"/>
    <w:rsid w:val="00F77834"/>
    <w:rsid w:val="00F830F6"/>
    <w:rsid w:val="00F8465F"/>
    <w:rsid w:val="00F846E8"/>
    <w:rsid w:val="00F86EF1"/>
    <w:rsid w:val="00F91B84"/>
    <w:rsid w:val="00F94DBE"/>
    <w:rsid w:val="00F9553A"/>
    <w:rsid w:val="00FA2F76"/>
    <w:rsid w:val="00FA3778"/>
    <w:rsid w:val="00FA62C1"/>
    <w:rsid w:val="00FA68AC"/>
    <w:rsid w:val="00FA70E2"/>
    <w:rsid w:val="00FB0C67"/>
    <w:rsid w:val="00FB16D0"/>
    <w:rsid w:val="00FB327E"/>
    <w:rsid w:val="00FC0AE8"/>
    <w:rsid w:val="00FC0B1F"/>
    <w:rsid w:val="00FC3226"/>
    <w:rsid w:val="00FD105C"/>
    <w:rsid w:val="00FD28D3"/>
    <w:rsid w:val="00FD29EC"/>
    <w:rsid w:val="00FD4630"/>
    <w:rsid w:val="00FD484A"/>
    <w:rsid w:val="00FD634A"/>
    <w:rsid w:val="00FD69F6"/>
    <w:rsid w:val="00FE0F20"/>
    <w:rsid w:val="00FE1C6C"/>
    <w:rsid w:val="00FE42E3"/>
    <w:rsid w:val="00FE47F7"/>
    <w:rsid w:val="00FE6ED0"/>
    <w:rsid w:val="00FE7BF2"/>
    <w:rsid w:val="00FF1728"/>
    <w:rsid w:val="00FF3066"/>
    <w:rsid w:val="00FF41EF"/>
    <w:rsid w:val="00FF4639"/>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2892F"/>
  <w15:docId w15:val="{800EED37-5C7F-418A-8AAD-5D677B4F9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1AD3"/>
    <w:pPr>
      <w:widowControl/>
      <w:jc w:val="left"/>
    </w:pPr>
    <w:rPr>
      <w:rFonts w:ascii="宋体" w:eastAsia="宋体" w:hAnsi="宋体" w:cs="宋体"/>
      <w:kern w:val="0"/>
      <w:sz w:val="24"/>
      <w:szCs w:val="24"/>
    </w:rPr>
  </w:style>
  <w:style w:type="paragraph" w:styleId="1">
    <w:name w:val="heading 1"/>
    <w:basedOn w:val="a"/>
    <w:next w:val="a"/>
    <w:link w:val="10"/>
    <w:uiPriority w:val="9"/>
    <w:qFormat/>
    <w:rsid w:val="00BD34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14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372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061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A5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DA5D6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DA5D67"/>
    <w:rPr>
      <w:rFonts w:asciiTheme="majorHAnsi" w:eastAsiaTheme="majorEastAsia" w:hAnsiTheme="majorHAnsi" w:cstheme="majorBidi"/>
      <w:b/>
      <w:bCs/>
      <w:sz w:val="32"/>
      <w:szCs w:val="32"/>
    </w:rPr>
  </w:style>
  <w:style w:type="paragraph" w:styleId="a6">
    <w:name w:val="List Paragraph"/>
    <w:basedOn w:val="a"/>
    <w:uiPriority w:val="34"/>
    <w:qFormat/>
    <w:rsid w:val="00D74B1B"/>
    <w:pPr>
      <w:ind w:firstLineChars="200" w:firstLine="420"/>
    </w:pPr>
  </w:style>
  <w:style w:type="paragraph" w:styleId="a7">
    <w:name w:val="header"/>
    <w:basedOn w:val="a"/>
    <w:link w:val="a8"/>
    <w:uiPriority w:val="99"/>
    <w:unhideWhenUsed/>
    <w:rsid w:val="00F4456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4456B"/>
    <w:rPr>
      <w:sz w:val="18"/>
      <w:szCs w:val="18"/>
    </w:rPr>
  </w:style>
  <w:style w:type="paragraph" w:styleId="a9">
    <w:name w:val="footer"/>
    <w:basedOn w:val="a"/>
    <w:link w:val="aa"/>
    <w:uiPriority w:val="99"/>
    <w:unhideWhenUsed/>
    <w:rsid w:val="00F4456B"/>
    <w:pPr>
      <w:tabs>
        <w:tab w:val="center" w:pos="4153"/>
        <w:tab w:val="right" w:pos="8306"/>
      </w:tabs>
      <w:snapToGrid w:val="0"/>
    </w:pPr>
    <w:rPr>
      <w:sz w:val="18"/>
      <w:szCs w:val="18"/>
    </w:rPr>
  </w:style>
  <w:style w:type="character" w:customStyle="1" w:styleId="aa">
    <w:name w:val="页脚 字符"/>
    <w:basedOn w:val="a0"/>
    <w:link w:val="a9"/>
    <w:uiPriority w:val="99"/>
    <w:rsid w:val="00F4456B"/>
    <w:rPr>
      <w:sz w:val="18"/>
      <w:szCs w:val="18"/>
    </w:rPr>
  </w:style>
  <w:style w:type="character" w:styleId="ab">
    <w:name w:val="Placeholder Text"/>
    <w:basedOn w:val="a0"/>
    <w:uiPriority w:val="99"/>
    <w:semiHidden/>
    <w:rsid w:val="00502831"/>
    <w:rPr>
      <w:color w:val="808080"/>
    </w:rPr>
  </w:style>
  <w:style w:type="character" w:customStyle="1" w:styleId="markedcontent">
    <w:name w:val="markedcontent"/>
    <w:basedOn w:val="a0"/>
    <w:rsid w:val="00DD013F"/>
  </w:style>
  <w:style w:type="paragraph" w:styleId="ac">
    <w:name w:val="Bibliography"/>
    <w:basedOn w:val="a"/>
    <w:next w:val="a"/>
    <w:uiPriority w:val="37"/>
    <w:unhideWhenUsed/>
    <w:rsid w:val="001633E0"/>
  </w:style>
  <w:style w:type="character" w:customStyle="1" w:styleId="10">
    <w:name w:val="标题 1 字符"/>
    <w:basedOn w:val="a0"/>
    <w:link w:val="1"/>
    <w:uiPriority w:val="9"/>
    <w:rsid w:val="00BD34A4"/>
    <w:rPr>
      <w:b/>
      <w:bCs/>
      <w:kern w:val="44"/>
      <w:sz w:val="44"/>
      <w:szCs w:val="44"/>
    </w:rPr>
  </w:style>
  <w:style w:type="character" w:styleId="ad">
    <w:name w:val="annotation reference"/>
    <w:basedOn w:val="a0"/>
    <w:uiPriority w:val="99"/>
    <w:semiHidden/>
    <w:unhideWhenUsed/>
    <w:rsid w:val="00BD34A4"/>
    <w:rPr>
      <w:sz w:val="21"/>
      <w:szCs w:val="21"/>
    </w:rPr>
  </w:style>
  <w:style w:type="paragraph" w:styleId="ae">
    <w:name w:val="annotation text"/>
    <w:basedOn w:val="a"/>
    <w:link w:val="af"/>
    <w:uiPriority w:val="99"/>
    <w:semiHidden/>
    <w:unhideWhenUsed/>
    <w:rsid w:val="00BD34A4"/>
  </w:style>
  <w:style w:type="character" w:customStyle="1" w:styleId="af">
    <w:name w:val="批注文字 字符"/>
    <w:basedOn w:val="a0"/>
    <w:link w:val="ae"/>
    <w:uiPriority w:val="99"/>
    <w:semiHidden/>
    <w:rsid w:val="00BD34A4"/>
  </w:style>
  <w:style w:type="paragraph" w:styleId="af0">
    <w:name w:val="Revision"/>
    <w:hidden/>
    <w:uiPriority w:val="99"/>
    <w:semiHidden/>
    <w:rsid w:val="004F670B"/>
    <w:pPr>
      <w:widowControl/>
      <w:jc w:val="left"/>
    </w:pPr>
  </w:style>
  <w:style w:type="paragraph" w:styleId="af1">
    <w:name w:val="annotation subject"/>
    <w:basedOn w:val="ae"/>
    <w:next w:val="ae"/>
    <w:link w:val="af2"/>
    <w:uiPriority w:val="99"/>
    <w:semiHidden/>
    <w:unhideWhenUsed/>
    <w:rsid w:val="00DC7F99"/>
    <w:rPr>
      <w:b/>
      <w:bCs/>
    </w:rPr>
  </w:style>
  <w:style w:type="character" w:customStyle="1" w:styleId="af2">
    <w:name w:val="批注主题 字符"/>
    <w:basedOn w:val="af"/>
    <w:link w:val="af1"/>
    <w:uiPriority w:val="99"/>
    <w:semiHidden/>
    <w:rsid w:val="00DC7F99"/>
    <w:rPr>
      <w:b/>
      <w:bCs/>
    </w:rPr>
  </w:style>
  <w:style w:type="character" w:customStyle="1" w:styleId="20">
    <w:name w:val="标题 2 字符"/>
    <w:basedOn w:val="a0"/>
    <w:link w:val="2"/>
    <w:uiPriority w:val="9"/>
    <w:rsid w:val="003B141C"/>
    <w:rPr>
      <w:rFonts w:asciiTheme="majorHAnsi" w:eastAsiaTheme="majorEastAsia" w:hAnsiTheme="majorHAnsi" w:cstheme="majorBidi"/>
      <w:b/>
      <w:bCs/>
      <w:sz w:val="32"/>
      <w:szCs w:val="32"/>
    </w:rPr>
  </w:style>
  <w:style w:type="character" w:styleId="af3">
    <w:name w:val="Hyperlink"/>
    <w:basedOn w:val="a0"/>
    <w:uiPriority w:val="99"/>
    <w:unhideWhenUsed/>
    <w:rsid w:val="00D22877"/>
    <w:rPr>
      <w:color w:val="0563C1" w:themeColor="hyperlink"/>
      <w:u w:val="single"/>
    </w:rPr>
  </w:style>
  <w:style w:type="character" w:styleId="af4">
    <w:name w:val="Unresolved Mention"/>
    <w:basedOn w:val="a0"/>
    <w:uiPriority w:val="99"/>
    <w:semiHidden/>
    <w:unhideWhenUsed/>
    <w:rsid w:val="00D22877"/>
    <w:rPr>
      <w:color w:val="605E5C"/>
      <w:shd w:val="clear" w:color="auto" w:fill="E1DFDD"/>
    </w:rPr>
  </w:style>
  <w:style w:type="character" w:customStyle="1" w:styleId="30">
    <w:name w:val="标题 3 字符"/>
    <w:basedOn w:val="a0"/>
    <w:link w:val="3"/>
    <w:uiPriority w:val="9"/>
    <w:rsid w:val="00C3727F"/>
    <w:rPr>
      <w:b/>
      <w:bCs/>
      <w:sz w:val="32"/>
      <w:szCs w:val="32"/>
    </w:rPr>
  </w:style>
  <w:style w:type="character" w:customStyle="1" w:styleId="40">
    <w:name w:val="标题 4 字符"/>
    <w:basedOn w:val="a0"/>
    <w:link w:val="4"/>
    <w:uiPriority w:val="9"/>
    <w:rsid w:val="00506125"/>
    <w:rPr>
      <w:rFonts w:asciiTheme="majorHAnsi" w:eastAsiaTheme="majorEastAsia" w:hAnsiTheme="majorHAnsi" w:cstheme="majorBidi"/>
      <w:b/>
      <w:bCs/>
      <w:sz w:val="28"/>
      <w:szCs w:val="28"/>
    </w:rPr>
  </w:style>
  <w:style w:type="character" w:styleId="af5">
    <w:name w:val="Strong"/>
    <w:basedOn w:val="a0"/>
    <w:uiPriority w:val="22"/>
    <w:qFormat/>
    <w:rsid w:val="005F7BFB"/>
    <w:rPr>
      <w:b/>
      <w:bCs/>
    </w:rPr>
  </w:style>
  <w:style w:type="character" w:styleId="af6">
    <w:name w:val="FollowedHyperlink"/>
    <w:basedOn w:val="a0"/>
    <w:uiPriority w:val="99"/>
    <w:semiHidden/>
    <w:unhideWhenUsed/>
    <w:rsid w:val="005F7BFB"/>
    <w:rPr>
      <w:color w:val="954F72" w:themeColor="followedHyperlink"/>
      <w:u w:val="single"/>
    </w:rPr>
  </w:style>
  <w:style w:type="paragraph" w:styleId="af7">
    <w:name w:val="Normal (Web)"/>
    <w:basedOn w:val="a"/>
    <w:uiPriority w:val="99"/>
    <w:unhideWhenUsed/>
    <w:rsid w:val="004362E8"/>
    <w:pPr>
      <w:spacing w:before="100" w:beforeAutospacing="1" w:after="100" w:afterAutospacing="1"/>
    </w:pPr>
  </w:style>
  <w:style w:type="table" w:styleId="11">
    <w:name w:val="Plain Table 1"/>
    <w:basedOn w:val="a1"/>
    <w:uiPriority w:val="41"/>
    <w:rsid w:val="00EE09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8">
    <w:name w:val="Grid Table Light"/>
    <w:basedOn w:val="a1"/>
    <w:uiPriority w:val="40"/>
    <w:rsid w:val="00EE09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EE095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EE09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EE09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9">
    <w:name w:val="Emphasis"/>
    <w:basedOn w:val="a0"/>
    <w:uiPriority w:val="20"/>
    <w:qFormat/>
    <w:rsid w:val="006C193F"/>
    <w:rPr>
      <w:i/>
      <w:iCs/>
    </w:rPr>
  </w:style>
  <w:style w:type="character" w:customStyle="1" w:styleId="balloon">
    <w:name w:val="balloon"/>
    <w:basedOn w:val="a0"/>
    <w:rsid w:val="00412E2D"/>
  </w:style>
  <w:style w:type="character" w:customStyle="1" w:styleId="nlmyear">
    <w:name w:val="nlm_year"/>
    <w:basedOn w:val="a0"/>
    <w:rsid w:val="00412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8050">
      <w:bodyDiv w:val="1"/>
      <w:marLeft w:val="0"/>
      <w:marRight w:val="0"/>
      <w:marTop w:val="0"/>
      <w:marBottom w:val="0"/>
      <w:divBdr>
        <w:top w:val="none" w:sz="0" w:space="0" w:color="auto"/>
        <w:left w:val="none" w:sz="0" w:space="0" w:color="auto"/>
        <w:bottom w:val="none" w:sz="0" w:space="0" w:color="auto"/>
        <w:right w:val="none" w:sz="0" w:space="0" w:color="auto"/>
      </w:divBdr>
    </w:div>
    <w:div w:id="182789788">
      <w:bodyDiv w:val="1"/>
      <w:marLeft w:val="0"/>
      <w:marRight w:val="0"/>
      <w:marTop w:val="0"/>
      <w:marBottom w:val="0"/>
      <w:divBdr>
        <w:top w:val="none" w:sz="0" w:space="0" w:color="auto"/>
        <w:left w:val="none" w:sz="0" w:space="0" w:color="auto"/>
        <w:bottom w:val="none" w:sz="0" w:space="0" w:color="auto"/>
        <w:right w:val="none" w:sz="0" w:space="0" w:color="auto"/>
      </w:divBdr>
    </w:div>
    <w:div w:id="376125865">
      <w:bodyDiv w:val="1"/>
      <w:marLeft w:val="0"/>
      <w:marRight w:val="0"/>
      <w:marTop w:val="0"/>
      <w:marBottom w:val="0"/>
      <w:divBdr>
        <w:top w:val="none" w:sz="0" w:space="0" w:color="auto"/>
        <w:left w:val="none" w:sz="0" w:space="0" w:color="auto"/>
        <w:bottom w:val="none" w:sz="0" w:space="0" w:color="auto"/>
        <w:right w:val="none" w:sz="0" w:space="0" w:color="auto"/>
      </w:divBdr>
    </w:div>
    <w:div w:id="454836059">
      <w:bodyDiv w:val="1"/>
      <w:marLeft w:val="0"/>
      <w:marRight w:val="0"/>
      <w:marTop w:val="0"/>
      <w:marBottom w:val="0"/>
      <w:divBdr>
        <w:top w:val="none" w:sz="0" w:space="0" w:color="auto"/>
        <w:left w:val="none" w:sz="0" w:space="0" w:color="auto"/>
        <w:bottom w:val="none" w:sz="0" w:space="0" w:color="auto"/>
        <w:right w:val="none" w:sz="0" w:space="0" w:color="auto"/>
      </w:divBdr>
    </w:div>
    <w:div w:id="538781795">
      <w:bodyDiv w:val="1"/>
      <w:marLeft w:val="0"/>
      <w:marRight w:val="0"/>
      <w:marTop w:val="0"/>
      <w:marBottom w:val="0"/>
      <w:divBdr>
        <w:top w:val="none" w:sz="0" w:space="0" w:color="auto"/>
        <w:left w:val="none" w:sz="0" w:space="0" w:color="auto"/>
        <w:bottom w:val="none" w:sz="0" w:space="0" w:color="auto"/>
        <w:right w:val="none" w:sz="0" w:space="0" w:color="auto"/>
      </w:divBdr>
      <w:divsChild>
        <w:div w:id="19670098">
          <w:marLeft w:val="0"/>
          <w:marRight w:val="0"/>
          <w:marTop w:val="0"/>
          <w:marBottom w:val="0"/>
          <w:divBdr>
            <w:top w:val="none" w:sz="0" w:space="0" w:color="auto"/>
            <w:left w:val="none" w:sz="0" w:space="0" w:color="auto"/>
            <w:bottom w:val="none" w:sz="0" w:space="0" w:color="auto"/>
            <w:right w:val="none" w:sz="0" w:space="0" w:color="auto"/>
          </w:divBdr>
        </w:div>
        <w:div w:id="1886211244">
          <w:marLeft w:val="0"/>
          <w:marRight w:val="0"/>
          <w:marTop w:val="0"/>
          <w:marBottom w:val="0"/>
          <w:divBdr>
            <w:top w:val="none" w:sz="0" w:space="0" w:color="auto"/>
            <w:left w:val="none" w:sz="0" w:space="0" w:color="auto"/>
            <w:bottom w:val="none" w:sz="0" w:space="0" w:color="auto"/>
            <w:right w:val="none" w:sz="0" w:space="0" w:color="auto"/>
          </w:divBdr>
        </w:div>
        <w:div w:id="181358621">
          <w:marLeft w:val="0"/>
          <w:marRight w:val="0"/>
          <w:marTop w:val="0"/>
          <w:marBottom w:val="0"/>
          <w:divBdr>
            <w:top w:val="none" w:sz="0" w:space="0" w:color="auto"/>
            <w:left w:val="none" w:sz="0" w:space="0" w:color="auto"/>
            <w:bottom w:val="none" w:sz="0" w:space="0" w:color="auto"/>
            <w:right w:val="none" w:sz="0" w:space="0" w:color="auto"/>
          </w:divBdr>
        </w:div>
        <w:div w:id="96874063">
          <w:marLeft w:val="0"/>
          <w:marRight w:val="0"/>
          <w:marTop w:val="0"/>
          <w:marBottom w:val="0"/>
          <w:divBdr>
            <w:top w:val="none" w:sz="0" w:space="0" w:color="auto"/>
            <w:left w:val="none" w:sz="0" w:space="0" w:color="auto"/>
            <w:bottom w:val="none" w:sz="0" w:space="0" w:color="auto"/>
            <w:right w:val="none" w:sz="0" w:space="0" w:color="auto"/>
          </w:divBdr>
        </w:div>
      </w:divsChild>
    </w:div>
    <w:div w:id="718091314">
      <w:bodyDiv w:val="1"/>
      <w:marLeft w:val="0"/>
      <w:marRight w:val="0"/>
      <w:marTop w:val="0"/>
      <w:marBottom w:val="0"/>
      <w:divBdr>
        <w:top w:val="none" w:sz="0" w:space="0" w:color="auto"/>
        <w:left w:val="none" w:sz="0" w:space="0" w:color="auto"/>
        <w:bottom w:val="none" w:sz="0" w:space="0" w:color="auto"/>
        <w:right w:val="none" w:sz="0" w:space="0" w:color="auto"/>
      </w:divBdr>
    </w:div>
    <w:div w:id="844900735">
      <w:bodyDiv w:val="1"/>
      <w:marLeft w:val="0"/>
      <w:marRight w:val="0"/>
      <w:marTop w:val="0"/>
      <w:marBottom w:val="0"/>
      <w:divBdr>
        <w:top w:val="none" w:sz="0" w:space="0" w:color="auto"/>
        <w:left w:val="none" w:sz="0" w:space="0" w:color="auto"/>
        <w:bottom w:val="none" w:sz="0" w:space="0" w:color="auto"/>
        <w:right w:val="none" w:sz="0" w:space="0" w:color="auto"/>
      </w:divBdr>
    </w:div>
    <w:div w:id="1219822609">
      <w:bodyDiv w:val="1"/>
      <w:marLeft w:val="0"/>
      <w:marRight w:val="0"/>
      <w:marTop w:val="0"/>
      <w:marBottom w:val="0"/>
      <w:divBdr>
        <w:top w:val="none" w:sz="0" w:space="0" w:color="auto"/>
        <w:left w:val="none" w:sz="0" w:space="0" w:color="auto"/>
        <w:bottom w:val="none" w:sz="0" w:space="0" w:color="auto"/>
        <w:right w:val="none" w:sz="0" w:space="0" w:color="auto"/>
      </w:divBdr>
    </w:div>
    <w:div w:id="1277981118">
      <w:bodyDiv w:val="1"/>
      <w:marLeft w:val="0"/>
      <w:marRight w:val="0"/>
      <w:marTop w:val="0"/>
      <w:marBottom w:val="0"/>
      <w:divBdr>
        <w:top w:val="none" w:sz="0" w:space="0" w:color="auto"/>
        <w:left w:val="none" w:sz="0" w:space="0" w:color="auto"/>
        <w:bottom w:val="none" w:sz="0" w:space="0" w:color="auto"/>
        <w:right w:val="none" w:sz="0" w:space="0" w:color="auto"/>
      </w:divBdr>
    </w:div>
    <w:div w:id="1427463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sombrelux/Prior-prediction.git" TargetMode="External"/><Relationship Id="rId18" Type="http://schemas.openxmlformats.org/officeDocument/2006/relationships/hyperlink" Target="https://osf.io/wgqd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bakqj/" TargetMode="Externa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EA6D8-C4D8-4A59-8623-0F045C06F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4486</TotalTime>
  <Pages>39</Pages>
  <Words>20884</Words>
  <Characters>119045</Characters>
  <Application>Microsoft Office Word</Application>
  <DocSecurity>0</DocSecurity>
  <Lines>992</Lines>
  <Paragraphs>279</Paragraphs>
  <ScaleCrop>false</ScaleCrop>
  <Company/>
  <LinksUpToDate>false</LinksUpToDate>
  <CharactersWithSpaces>139650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JiaLi</dc:creator>
  <cp:keywords/>
  <dc:description/>
  <cp:lastModifiedBy>JiaLi</cp:lastModifiedBy>
  <cp:revision>417</cp:revision>
  <dcterms:created xsi:type="dcterms:W3CDTF">2021-07-24T12:03:00Z</dcterms:created>
  <dcterms:modified xsi:type="dcterms:W3CDTF">2022-01-11T01:36:00Z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id="24WD6MqC"/&gt;&lt;style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